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03D360" w14:textId="77777777" w:rsidR="001509BE" w:rsidRPr="00D11130" w:rsidRDefault="001509BE" w:rsidP="001509BE">
      <w:pPr>
        <w:widowControl w:val="0"/>
        <w:autoSpaceDE w:val="0"/>
        <w:spacing w:line="235" w:lineRule="auto"/>
        <w:rPr>
          <w:sz w:val="24"/>
          <w:szCs w:val="24"/>
        </w:rPr>
      </w:pPr>
      <w:bookmarkStart w:id="7" w:name="_Toc320830145"/>
      <w:bookmarkStart w:id="8" w:name="_Toc35285924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BD0D900" wp14:editId="2621A7A6">
                <wp:simplePos x="0" y="0"/>
                <wp:positionH relativeFrom="margin">
                  <wp:align>right</wp:align>
                </wp:positionH>
                <wp:positionV relativeFrom="paragraph">
                  <wp:posOffset>4309110</wp:posOffset>
                </wp:positionV>
                <wp:extent cx="6172200" cy="1844040"/>
                <wp:effectExtent l="0" t="0" r="0" b="5715"/>
                <wp:wrapSquare wrapText="bothSides"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84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9153F5" w14:textId="14C237C0" w:rsidR="00892C2D" w:rsidRPr="000E45C0" w:rsidRDefault="00892C2D" w:rsidP="001509BE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Студент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67272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</w:t>
                            </w:r>
                            <w:r w:rsidRPr="00467272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А.Э. Шушанидзе</w:t>
                            </w:r>
                            <w:r w:rsidRPr="00467272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  <w:p w14:paraId="624E7D66" w14:textId="48C3FD74" w:rsidR="00892C2D" w:rsidRPr="00467272" w:rsidRDefault="00892C2D" w:rsidP="001509BE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line="480" w:lineRule="auto"/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Руководитель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_____________________</w:t>
                            </w:r>
                            <w:r w:rsidRPr="00467272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 xml:space="preserve"> (А.С.Лукин)</w:t>
                            </w:r>
                          </w:p>
                          <w:p w14:paraId="782D9003" w14:textId="6E2833B0" w:rsidR="00892C2D" w:rsidRDefault="00892C2D" w:rsidP="001509BE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line="480" w:lineRule="auto"/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</w:pP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Зам. декана по учебной работе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_____________________ (М.М.Говорова</w:t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  <w:p w14:paraId="06FAC638" w14:textId="156A473A" w:rsidR="00892C2D" w:rsidRDefault="00892C2D" w:rsidP="001509BE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line="480" w:lineRule="auto"/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</w:pP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Председатель выпускающей комиссии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_____________________ (В.В.Королёв</w:t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  <w:p w14:paraId="5D930106" w14:textId="40048D03" w:rsidR="00892C2D" w:rsidRPr="00D11130" w:rsidRDefault="00892C2D" w:rsidP="001509BE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Заведующий учебной частью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 (Р.И.Нуретдинов</w:t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D0D900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434.8pt;margin-top:339.3pt;width:486pt;height:145.2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" stroked="f">
                <v:textbox style="mso-fit-shape-to-text:t">
                  <w:txbxContent>
                    <w:p w14:paraId="009153F5" w14:textId="14C237C0" w:rsidR="00892C2D" w:rsidRPr="000E45C0" w:rsidRDefault="00892C2D" w:rsidP="001509BE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Студент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67272"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</w:t>
                      </w:r>
                      <w:r w:rsidRPr="00467272">
                        <w:rPr>
                          <w:rFonts w:ascii="Arial" w:hAnsi="Arial" w:cs="Arial"/>
                          <w:sz w:val="23"/>
                          <w:szCs w:val="23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А.Э. Шушанидзе</w:t>
                      </w:r>
                      <w:r w:rsidRPr="00467272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  <w:p w14:paraId="624E7D66" w14:textId="48C3FD74" w:rsidR="00892C2D" w:rsidRPr="00467272" w:rsidRDefault="00892C2D" w:rsidP="001509BE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line="480" w:lineRule="auto"/>
                        <w:rPr>
                          <w:rFonts w:ascii="Arial" w:hAnsi="Arial" w:cs="Arial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Руководитель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_____________________</w:t>
                      </w:r>
                      <w:r w:rsidRPr="00467272">
                        <w:rPr>
                          <w:rFonts w:ascii="Arial" w:hAnsi="Arial" w:cs="Arial"/>
                          <w:sz w:val="23"/>
                          <w:szCs w:val="23"/>
                        </w:rPr>
                        <w:t xml:space="preserve"> (А.С.Лукин)</w:t>
                      </w:r>
                    </w:p>
                    <w:p w14:paraId="782D9003" w14:textId="6E2833B0" w:rsidR="00892C2D" w:rsidRDefault="00892C2D" w:rsidP="001509BE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line="480" w:lineRule="auto"/>
                        <w:rPr>
                          <w:rFonts w:ascii="Arial" w:hAnsi="Arial" w:cs="Arial"/>
                          <w:sz w:val="23"/>
                          <w:szCs w:val="23"/>
                        </w:rPr>
                      </w:pP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Зам. декана по учебной работе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_____________________ (М.М.Говорова</w:t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  <w:p w14:paraId="06FAC638" w14:textId="156A473A" w:rsidR="00892C2D" w:rsidRDefault="00892C2D" w:rsidP="001509BE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line="480" w:lineRule="auto"/>
                        <w:rPr>
                          <w:rFonts w:ascii="Arial" w:hAnsi="Arial" w:cs="Arial"/>
                          <w:sz w:val="23"/>
                          <w:szCs w:val="23"/>
                        </w:rPr>
                      </w:pP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Председатель выпускающей комиссии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_____________________ (В.В.Королёв</w:t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  <w:p w14:paraId="5D930106" w14:textId="40048D03" w:rsidR="00892C2D" w:rsidRPr="00D11130" w:rsidRDefault="00892C2D" w:rsidP="001509BE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Заведующий учебной частью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 (Р.И.Нуретдинов</w:t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4294C31" wp14:editId="6F5CD92D">
                <wp:simplePos x="0" y="0"/>
                <wp:positionH relativeFrom="margin">
                  <wp:align>right</wp:align>
                </wp:positionH>
                <wp:positionV relativeFrom="paragraph">
                  <wp:posOffset>2099310</wp:posOffset>
                </wp:positionV>
                <wp:extent cx="6096000" cy="2251710"/>
                <wp:effectExtent l="0" t="0" r="19050" b="1524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2251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3AFC1" w14:textId="434D954D" w:rsidR="00892C2D" w:rsidRPr="00D11130" w:rsidRDefault="00892C2D" w:rsidP="001509BE">
                            <w:pPr>
                              <w:widowControl w:val="0"/>
                              <w:overflowPunct w:val="0"/>
                              <w:autoSpaceDE w:val="0"/>
                              <w:spacing w:line="216" w:lineRule="auto"/>
                              <w:ind w:left="1134" w:right="1244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ПОЯСНИТЕЛЬНАЯ ЗАПИСКА К ДИПЛОМНОМУ ПРОЕКТУ</w:t>
                            </w:r>
                          </w:p>
                          <w:p w14:paraId="579A5BCC" w14:textId="77777777" w:rsidR="00892C2D" w:rsidRPr="000E45C0" w:rsidRDefault="00892C2D" w:rsidP="001509BE">
                            <w:pPr>
                              <w:widowControl w:val="0"/>
                              <w:overflowPunct w:val="0"/>
                              <w:autoSpaceDE w:val="0"/>
                              <w:spacing w:line="240" w:lineRule="auto"/>
                              <w:ind w:right="-32" w:hanging="19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по специальности </w:t>
                            </w:r>
                            <w:r w:rsidRPr="00F345E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09.02.03</w:t>
                            </w: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Программирование в компьютерных системах</w:t>
                            </w: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  <w:p w14:paraId="57C09566" w14:textId="77777777" w:rsidR="00892C2D" w:rsidRPr="000E45C0" w:rsidRDefault="00892C2D" w:rsidP="001509BE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тему:</w:t>
                            </w:r>
                          </w:p>
                          <w:p w14:paraId="1230404D" w14:textId="77777777" w:rsidR="00892C2D" w:rsidRPr="009D112F" w:rsidRDefault="00892C2D" w:rsidP="001509BE">
                            <w:pPr>
                              <w:spacing w:line="240" w:lineRule="auto"/>
                              <w:jc w:val="center"/>
                              <w:rPr>
                                <w:szCs w:val="28"/>
                              </w:rPr>
                            </w:pP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«</w:t>
                            </w:r>
                            <w:r w:rsidRPr="000E5A95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Разработка программы клиента для доступа к электронной системе контроля учебным процессом ФСПО Университета ИТМО</w:t>
                            </w: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94C31" id="Надпись 9" o:spid="_x0000_s1027" type="#_x0000_t202" style="position:absolute;left:0;text-align:left;margin-left:428.8pt;margin-top:165.3pt;width:480pt;height:177.3pt;z-index:251656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" strokecolor="white">
                <v:textbox>
                  <w:txbxContent>
                    <w:p w14:paraId="39A3AFC1" w14:textId="434D954D" w:rsidR="00892C2D" w:rsidRPr="00D11130" w:rsidRDefault="00892C2D" w:rsidP="001509BE">
                      <w:pPr>
                        <w:widowControl w:val="0"/>
                        <w:overflowPunct w:val="0"/>
                        <w:autoSpaceDE w:val="0"/>
                        <w:spacing w:line="216" w:lineRule="auto"/>
                        <w:ind w:left="1134" w:right="1244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ПОЯСНИТЕЛЬНАЯ ЗАПИСКА К ДИПЛОМНОМУ ПРОЕКТУ</w:t>
                      </w:r>
                    </w:p>
                    <w:p w14:paraId="579A5BCC" w14:textId="77777777" w:rsidR="00892C2D" w:rsidRPr="000E45C0" w:rsidRDefault="00892C2D" w:rsidP="001509BE">
                      <w:pPr>
                        <w:widowControl w:val="0"/>
                        <w:overflowPunct w:val="0"/>
                        <w:autoSpaceDE w:val="0"/>
                        <w:spacing w:line="240" w:lineRule="auto"/>
                        <w:ind w:right="-32" w:hanging="19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по специальности </w:t>
                      </w:r>
                      <w:r w:rsidRPr="00F345E4">
                        <w:rPr>
                          <w:rFonts w:ascii="Arial" w:hAnsi="Arial" w:cs="Arial"/>
                          <w:sz w:val="24"/>
                          <w:szCs w:val="24"/>
                        </w:rPr>
                        <w:t>09.02.03</w:t>
                      </w: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Программирование в компьютерных системах</w:t>
                      </w: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»</w:t>
                      </w:r>
                    </w:p>
                    <w:p w14:paraId="57C09566" w14:textId="77777777" w:rsidR="00892C2D" w:rsidRPr="000E45C0" w:rsidRDefault="00892C2D" w:rsidP="001509BE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на тему:</w:t>
                      </w:r>
                    </w:p>
                    <w:p w14:paraId="1230404D" w14:textId="77777777" w:rsidR="00892C2D" w:rsidRPr="009D112F" w:rsidRDefault="00892C2D" w:rsidP="001509BE">
                      <w:pPr>
                        <w:spacing w:line="240" w:lineRule="auto"/>
                        <w:jc w:val="center"/>
                        <w:rPr>
                          <w:szCs w:val="28"/>
                        </w:rPr>
                      </w:pP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«</w:t>
                      </w:r>
                      <w:r w:rsidRPr="000E5A95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Разработка программы клиента для доступа к электронной системе контроля учебным процессом ФСПО Университета ИТМО</w:t>
                      </w: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8048A68" wp14:editId="413EA9BF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6115050" cy="1055370"/>
                <wp:effectExtent l="0" t="0" r="0" b="0"/>
                <wp:wrapSquare wrapText="bothSides"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F8012" w14:textId="77777777" w:rsidR="00892C2D" w:rsidRDefault="00892C2D" w:rsidP="001509BE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338111ED" w14:textId="77777777" w:rsidR="00892C2D" w:rsidRDefault="00892C2D" w:rsidP="001509BE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79996D56" w14:textId="77777777" w:rsidR="00892C2D" w:rsidRDefault="00892C2D" w:rsidP="001509BE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0E047DF2" w14:textId="77777777" w:rsidR="00892C2D" w:rsidRDefault="00892C2D" w:rsidP="001509BE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УНИВЕРСИТЕТ ИНФОРМАЦИОННЫХ ТЕХНОЛОГИЙ,</w:t>
                            </w:r>
                          </w:p>
                          <w:p w14:paraId="5D607093" w14:textId="77777777" w:rsidR="00892C2D" w:rsidRDefault="00892C2D" w:rsidP="001509BE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МЕХАНИКИ И ОПТИКИ»</w:t>
                            </w:r>
                          </w:p>
                          <w:p w14:paraId="57CB9210" w14:textId="77777777" w:rsidR="00892C2D" w:rsidRDefault="00892C2D" w:rsidP="001509BE">
                            <w:pPr>
                              <w:pStyle w:val="Default"/>
                              <w:jc w:val="center"/>
                            </w:pPr>
                            <w: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048A68" id="Надпись 19" o:spid="_x0000_s1028" type="#_x0000_t202" style="position:absolute;left:0;text-align:left;margin-left:430.3pt;margin-top:.85pt;width:481.5pt;height:83.1pt;z-index:2516531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" stroked="f">
                <v:textbox style="mso-fit-shape-to-text:t">
                  <w:txbxContent>
                    <w:p w14:paraId="601F8012" w14:textId="77777777" w:rsidR="00892C2D" w:rsidRDefault="00892C2D" w:rsidP="001509BE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образования и науки Российской Федерации</w:t>
                      </w:r>
                    </w:p>
                    <w:p w14:paraId="338111ED" w14:textId="77777777" w:rsidR="00892C2D" w:rsidRDefault="00892C2D" w:rsidP="001509BE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79996D56" w14:textId="77777777" w:rsidR="00892C2D" w:rsidRDefault="00892C2D" w:rsidP="001509BE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«САНКТ-ПЕТЕРБУРГСКИЙ НАЦИОНАЛЬНЫЙ ИССЛЕДОВАТЕЛЬСКИЙ</w:t>
                      </w:r>
                    </w:p>
                    <w:p w14:paraId="0E047DF2" w14:textId="77777777" w:rsidR="00892C2D" w:rsidRDefault="00892C2D" w:rsidP="001509BE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УНИВЕРСИТЕТ ИНФОРМАЦИОННЫХ ТЕХНОЛОГИЙ,</w:t>
                      </w:r>
                    </w:p>
                    <w:p w14:paraId="5D607093" w14:textId="77777777" w:rsidR="00892C2D" w:rsidRDefault="00892C2D" w:rsidP="001509BE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МЕХАНИКИ И ОПТИКИ»</w:t>
                      </w:r>
                    </w:p>
                    <w:p w14:paraId="57CB9210" w14:textId="77777777" w:rsidR="00892C2D" w:rsidRDefault="00892C2D" w:rsidP="001509BE">
                      <w:pPr>
                        <w:pStyle w:val="Default"/>
                        <w:jc w:val="center"/>
                      </w:pPr>
                      <w:r>
                        <w:t>Факультет среднего профессионального образования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C02E8CB" wp14:editId="36A97682">
                <wp:simplePos x="0" y="0"/>
                <wp:positionH relativeFrom="column">
                  <wp:posOffset>3168015</wp:posOffset>
                </wp:positionH>
                <wp:positionV relativeFrom="paragraph">
                  <wp:posOffset>6985635</wp:posOffset>
                </wp:positionV>
                <wp:extent cx="3171825" cy="1733550"/>
                <wp:effectExtent l="0" t="0" r="9525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F67C6" w14:textId="77777777" w:rsidR="00892C2D" w:rsidRPr="00D11130" w:rsidRDefault="00892C2D" w:rsidP="001509BE">
                            <w:pPr>
                              <w:widowControl w:val="0"/>
                              <w:autoSpaceDE w:val="0"/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Защиту дипломного проекта разрешаю:</w:t>
                            </w:r>
                          </w:p>
                          <w:p w14:paraId="5F2CE959" w14:textId="77777777" w:rsidR="00892C2D" w:rsidRPr="00D11130" w:rsidRDefault="00892C2D" w:rsidP="001509BE">
                            <w:pPr>
                              <w:widowControl w:val="0"/>
                              <w:autoSpaceDE w:val="0"/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Декан ФСПО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Университета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ИТМО</w:t>
                            </w:r>
                          </w:p>
                          <w:p w14:paraId="5900F40A" w14:textId="77777777" w:rsidR="00892C2D" w:rsidRPr="00D11130" w:rsidRDefault="00892C2D" w:rsidP="001509BE">
                            <w:pPr>
                              <w:widowControl w:val="0"/>
                              <w:autoSpaceDE w:val="0"/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__________________ Д.М.Гриншпун</w:t>
                            </w:r>
                          </w:p>
                          <w:p w14:paraId="149F1560" w14:textId="77777777" w:rsidR="00892C2D" w:rsidRPr="00D11130" w:rsidRDefault="00892C2D" w:rsidP="001509BE">
                            <w:pPr>
                              <w:widowControl w:val="0"/>
                              <w:autoSpaceDE w:val="0"/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«__» июня 2016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2E8CB" id="Надпись 8" o:spid="_x0000_s1029" type="#_x0000_t202" style="position:absolute;left:0;text-align:left;margin-left:249.45pt;margin-top:550.05pt;width:249.75pt;height:136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" stroked="f">
                <v:textbox>
                  <w:txbxContent>
                    <w:p w14:paraId="37AF67C6" w14:textId="77777777" w:rsidR="00892C2D" w:rsidRPr="00D11130" w:rsidRDefault="00892C2D" w:rsidP="001509BE">
                      <w:pPr>
                        <w:widowControl w:val="0"/>
                        <w:autoSpaceDE w:val="0"/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Защиту дипломного проекта разрешаю:</w:t>
                      </w:r>
                    </w:p>
                    <w:p w14:paraId="5F2CE959" w14:textId="77777777" w:rsidR="00892C2D" w:rsidRPr="00D11130" w:rsidRDefault="00892C2D" w:rsidP="001509BE">
                      <w:pPr>
                        <w:widowControl w:val="0"/>
                        <w:autoSpaceDE w:val="0"/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Декан ФСПО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Университета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ИТМО</w:t>
                      </w:r>
                    </w:p>
                    <w:p w14:paraId="5900F40A" w14:textId="77777777" w:rsidR="00892C2D" w:rsidRPr="00D11130" w:rsidRDefault="00892C2D" w:rsidP="001509BE">
                      <w:pPr>
                        <w:widowControl w:val="0"/>
                        <w:autoSpaceDE w:val="0"/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__________________ Д.М.Гриншпун</w:t>
                      </w:r>
                    </w:p>
                    <w:p w14:paraId="149F1560" w14:textId="77777777" w:rsidR="00892C2D" w:rsidRPr="00D11130" w:rsidRDefault="00892C2D" w:rsidP="001509BE">
                      <w:pPr>
                        <w:widowControl w:val="0"/>
                        <w:autoSpaceDE w:val="0"/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«__» июня 2016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г.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9" w:name="page95"/>
      <w:bookmarkEnd w:id="9"/>
    </w:p>
    <w:p w14:paraId="11CF700D" w14:textId="77777777" w:rsidR="00DE10AB" w:rsidRPr="00B75CB4" w:rsidRDefault="00DE10AB" w:rsidP="00B05EDA">
      <w:pPr>
        <w:pStyle w:val="a7"/>
        <w:numPr>
          <w:ilvl w:val="0"/>
          <w:numId w:val="0"/>
        </w:numPr>
        <w:rPr>
          <w:lang w:val="en-US"/>
        </w:rPr>
        <w:sectPr w:rsidR="00DE10AB" w:rsidRPr="00B75CB4" w:rsidSect="006D3BE9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FB952D0" w14:textId="77777777" w:rsidR="0036508C" w:rsidRPr="0036508C" w:rsidRDefault="00BB74FC" w:rsidP="00397EDC">
      <w:pPr>
        <w:pStyle w:val="affff4"/>
        <w:rPr>
          <w:noProof/>
          <w:sz w:val="28"/>
          <w:szCs w:val="28"/>
        </w:rPr>
      </w:pPr>
      <w:bookmarkStart w:id="10" w:name="_Toc320830143"/>
      <w:r w:rsidRPr="00525A1A">
        <w:lastRenderedPageBreak/>
        <w:t>СОДЕРЖАНИЕ</w:t>
      </w:r>
      <w:r w:rsidR="00397EDC" w:rsidRPr="0036508C">
        <w:rPr>
          <w:sz w:val="28"/>
          <w:szCs w:val="28"/>
        </w:rPr>
        <w:fldChar w:fldCharType="begin"/>
      </w:r>
      <w:r w:rsidR="00397EDC" w:rsidRPr="0036508C">
        <w:rPr>
          <w:sz w:val="28"/>
          <w:szCs w:val="28"/>
        </w:rPr>
        <w:instrText xml:space="preserve"> TOC \o "1-3" \h \z \u </w:instrText>
      </w:r>
      <w:r w:rsidR="00397EDC" w:rsidRPr="0036508C">
        <w:rPr>
          <w:sz w:val="28"/>
          <w:szCs w:val="28"/>
        </w:rPr>
        <w:fldChar w:fldCharType="separate"/>
      </w:r>
    </w:p>
    <w:p w14:paraId="376F2B1A" w14:textId="746B8603" w:rsidR="0036508C" w:rsidRPr="0036508C" w:rsidRDefault="00892C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453256144" w:history="1">
        <w:r w:rsidR="0036508C" w:rsidRPr="0036508C">
          <w:rPr>
            <w:rStyle w:val="af2"/>
            <w:noProof/>
            <w:sz w:val="28"/>
            <w:szCs w:val="28"/>
          </w:rPr>
          <w:t>ВВЕДЕНИЕ</w:t>
        </w:r>
        <w:r w:rsidR="0036508C" w:rsidRPr="0036508C">
          <w:rPr>
            <w:noProof/>
            <w:webHidden/>
            <w:sz w:val="28"/>
            <w:szCs w:val="28"/>
          </w:rPr>
          <w:tab/>
        </w:r>
        <w:r w:rsidR="0036508C" w:rsidRPr="0036508C">
          <w:rPr>
            <w:noProof/>
            <w:webHidden/>
            <w:sz w:val="28"/>
            <w:szCs w:val="28"/>
          </w:rPr>
          <w:fldChar w:fldCharType="begin"/>
        </w:r>
        <w:r w:rsidR="0036508C" w:rsidRPr="0036508C">
          <w:rPr>
            <w:noProof/>
            <w:webHidden/>
            <w:sz w:val="28"/>
            <w:szCs w:val="28"/>
          </w:rPr>
          <w:instrText xml:space="preserve"> PAGEREF _Toc453256144 \h </w:instrText>
        </w:r>
        <w:r w:rsidR="0036508C" w:rsidRPr="0036508C">
          <w:rPr>
            <w:noProof/>
            <w:webHidden/>
            <w:sz w:val="28"/>
            <w:szCs w:val="28"/>
          </w:rPr>
        </w:r>
        <w:r w:rsidR="0036508C" w:rsidRPr="0036508C">
          <w:rPr>
            <w:noProof/>
            <w:webHidden/>
            <w:sz w:val="28"/>
            <w:szCs w:val="28"/>
          </w:rPr>
          <w:fldChar w:fldCharType="separate"/>
        </w:r>
        <w:r w:rsidR="0036508C" w:rsidRPr="0036508C">
          <w:rPr>
            <w:noProof/>
            <w:webHidden/>
            <w:sz w:val="28"/>
            <w:szCs w:val="28"/>
          </w:rPr>
          <w:t>4</w:t>
        </w:r>
        <w:r w:rsidR="0036508C" w:rsidRPr="0036508C">
          <w:rPr>
            <w:noProof/>
            <w:webHidden/>
            <w:sz w:val="28"/>
            <w:szCs w:val="28"/>
          </w:rPr>
          <w:fldChar w:fldCharType="end"/>
        </w:r>
      </w:hyperlink>
    </w:p>
    <w:p w14:paraId="3ED566AD" w14:textId="66D430AE" w:rsidR="0036508C" w:rsidRPr="0036508C" w:rsidRDefault="00892C2D">
      <w:pPr>
        <w:pStyle w:val="14"/>
        <w:tabs>
          <w:tab w:val="left" w:pos="440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453256145" w:history="1">
        <w:r w:rsidR="0036508C" w:rsidRPr="0036508C">
          <w:rPr>
            <w:rStyle w:val="af2"/>
            <w:noProof/>
            <w:sz w:val="28"/>
            <w:szCs w:val="28"/>
          </w:rPr>
          <w:t>1.</w:t>
        </w:r>
        <w:r w:rsidR="0036508C" w:rsidRPr="0036508C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АНАЛИЗ ПОСТАВЛЕННОЙ ЗАДАЧИ</w:t>
        </w:r>
        <w:r w:rsidR="0036508C" w:rsidRPr="0036508C">
          <w:rPr>
            <w:noProof/>
            <w:webHidden/>
            <w:sz w:val="28"/>
            <w:szCs w:val="28"/>
          </w:rPr>
          <w:tab/>
        </w:r>
        <w:r w:rsidR="0036508C" w:rsidRPr="0036508C">
          <w:rPr>
            <w:noProof/>
            <w:webHidden/>
            <w:sz w:val="28"/>
            <w:szCs w:val="28"/>
          </w:rPr>
          <w:fldChar w:fldCharType="begin"/>
        </w:r>
        <w:r w:rsidR="0036508C" w:rsidRPr="0036508C">
          <w:rPr>
            <w:noProof/>
            <w:webHidden/>
            <w:sz w:val="28"/>
            <w:szCs w:val="28"/>
          </w:rPr>
          <w:instrText xml:space="preserve"> PAGEREF _Toc453256145 \h </w:instrText>
        </w:r>
        <w:r w:rsidR="0036508C" w:rsidRPr="0036508C">
          <w:rPr>
            <w:noProof/>
            <w:webHidden/>
            <w:sz w:val="28"/>
            <w:szCs w:val="28"/>
          </w:rPr>
        </w:r>
        <w:r w:rsidR="0036508C" w:rsidRPr="0036508C">
          <w:rPr>
            <w:noProof/>
            <w:webHidden/>
            <w:sz w:val="28"/>
            <w:szCs w:val="28"/>
          </w:rPr>
          <w:fldChar w:fldCharType="separate"/>
        </w:r>
        <w:r w:rsidR="0036508C" w:rsidRPr="0036508C">
          <w:rPr>
            <w:noProof/>
            <w:webHidden/>
            <w:sz w:val="28"/>
            <w:szCs w:val="28"/>
          </w:rPr>
          <w:t>5</w:t>
        </w:r>
        <w:r w:rsidR="0036508C" w:rsidRPr="0036508C">
          <w:rPr>
            <w:noProof/>
            <w:webHidden/>
            <w:sz w:val="28"/>
            <w:szCs w:val="28"/>
          </w:rPr>
          <w:fldChar w:fldCharType="end"/>
        </w:r>
      </w:hyperlink>
    </w:p>
    <w:p w14:paraId="1BD0D9B6" w14:textId="6EA2FCF5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46" w:history="1">
        <w:r w:rsidR="0036508C" w:rsidRPr="0036508C">
          <w:rPr>
            <w:rStyle w:val="af2"/>
            <w:noProof/>
            <w:sz w:val="28"/>
            <w:szCs w:val="28"/>
          </w:rPr>
          <w:t>1.1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Формулировка поставленной задачи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_Toc453256146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5</w:t>
        </w:r>
        <w:r w:rsidR="0036508C" w:rsidRPr="0036508C">
          <w:rPr>
            <w:noProof/>
            <w:webHidden/>
          </w:rPr>
          <w:fldChar w:fldCharType="end"/>
        </w:r>
      </w:hyperlink>
    </w:p>
    <w:p w14:paraId="363CCCF2" w14:textId="4FC3D60E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47" w:history="1">
        <w:r w:rsidR="0036508C" w:rsidRPr="0036508C">
          <w:rPr>
            <w:rStyle w:val="af2"/>
            <w:noProof/>
            <w:sz w:val="28"/>
            <w:szCs w:val="28"/>
          </w:rPr>
          <w:t>1.2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Изучение предметной области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_Toc453256147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5</w:t>
        </w:r>
        <w:r w:rsidR="0036508C" w:rsidRPr="0036508C">
          <w:rPr>
            <w:noProof/>
            <w:webHidden/>
          </w:rPr>
          <w:fldChar w:fldCharType="end"/>
        </w:r>
      </w:hyperlink>
    </w:p>
    <w:p w14:paraId="558F31BC" w14:textId="2F16BE74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48" w:history="1">
        <w:r w:rsidR="0036508C" w:rsidRPr="0036508C">
          <w:rPr>
            <w:rStyle w:val="af2"/>
            <w:noProof/>
            <w:sz w:val="28"/>
            <w:szCs w:val="28"/>
          </w:rPr>
          <w:t>1.3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Пути решения поставленной задачи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_Toc453256148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11</w:t>
        </w:r>
        <w:r w:rsidR="0036508C" w:rsidRPr="0036508C">
          <w:rPr>
            <w:noProof/>
            <w:webHidden/>
          </w:rPr>
          <w:fldChar w:fldCharType="end"/>
        </w:r>
      </w:hyperlink>
    </w:p>
    <w:p w14:paraId="7173E09F" w14:textId="40E51438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49" w:history="1">
        <w:r w:rsidR="0036508C" w:rsidRPr="0036508C">
          <w:rPr>
            <w:rStyle w:val="af2"/>
            <w:noProof/>
            <w:sz w:val="28"/>
            <w:szCs w:val="28"/>
          </w:rPr>
          <w:t>1.4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Обзор и сравнение аналогичных решений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_Toc453256149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12</w:t>
        </w:r>
        <w:r w:rsidR="0036508C" w:rsidRPr="0036508C">
          <w:rPr>
            <w:noProof/>
            <w:webHidden/>
          </w:rPr>
          <w:fldChar w:fldCharType="end"/>
        </w:r>
      </w:hyperlink>
    </w:p>
    <w:p w14:paraId="057D201D" w14:textId="68E53389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50" w:history="1">
        <w:r w:rsidR="0036508C" w:rsidRPr="0036508C">
          <w:rPr>
            <w:rStyle w:val="af2"/>
            <w:noProof/>
            <w:sz w:val="28"/>
            <w:szCs w:val="28"/>
          </w:rPr>
          <w:t>1.5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Функциональные требования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_Toc453256150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14</w:t>
        </w:r>
        <w:r w:rsidR="0036508C" w:rsidRPr="0036508C">
          <w:rPr>
            <w:noProof/>
            <w:webHidden/>
          </w:rPr>
          <w:fldChar w:fldCharType="end"/>
        </w:r>
      </w:hyperlink>
    </w:p>
    <w:p w14:paraId="2C459ED3" w14:textId="524D2F65" w:rsidR="0036508C" w:rsidRPr="0036508C" w:rsidRDefault="00892C2D">
      <w:pPr>
        <w:pStyle w:val="14"/>
        <w:tabs>
          <w:tab w:val="left" w:pos="440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453256151" w:history="1">
        <w:r w:rsidR="0036508C" w:rsidRPr="0036508C">
          <w:rPr>
            <w:rStyle w:val="af2"/>
            <w:noProof/>
            <w:sz w:val="28"/>
            <w:szCs w:val="28"/>
          </w:rPr>
          <w:t>2.</w:t>
        </w:r>
        <w:r w:rsidR="0036508C" w:rsidRPr="0036508C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ЭТАПЫ ПРОЦЕССА РАЗРАБОТКИ</w:t>
        </w:r>
        <w:r w:rsidR="0036508C" w:rsidRPr="0036508C">
          <w:rPr>
            <w:noProof/>
            <w:webHidden/>
            <w:sz w:val="28"/>
            <w:szCs w:val="28"/>
          </w:rPr>
          <w:tab/>
        </w:r>
        <w:r w:rsidR="0036508C" w:rsidRPr="0036508C">
          <w:rPr>
            <w:noProof/>
            <w:webHidden/>
            <w:sz w:val="28"/>
            <w:szCs w:val="28"/>
          </w:rPr>
          <w:fldChar w:fldCharType="begin"/>
        </w:r>
        <w:r w:rsidR="0036508C" w:rsidRPr="0036508C">
          <w:rPr>
            <w:noProof/>
            <w:webHidden/>
            <w:sz w:val="28"/>
            <w:szCs w:val="28"/>
          </w:rPr>
          <w:instrText xml:space="preserve"> PAGEREF _Toc453256151 \h </w:instrText>
        </w:r>
        <w:r w:rsidR="0036508C" w:rsidRPr="0036508C">
          <w:rPr>
            <w:noProof/>
            <w:webHidden/>
            <w:sz w:val="28"/>
            <w:szCs w:val="28"/>
          </w:rPr>
        </w:r>
        <w:r w:rsidR="0036508C" w:rsidRPr="0036508C">
          <w:rPr>
            <w:noProof/>
            <w:webHidden/>
            <w:sz w:val="28"/>
            <w:szCs w:val="28"/>
          </w:rPr>
          <w:fldChar w:fldCharType="separate"/>
        </w:r>
        <w:r w:rsidR="0036508C" w:rsidRPr="0036508C">
          <w:rPr>
            <w:noProof/>
            <w:webHidden/>
            <w:sz w:val="28"/>
            <w:szCs w:val="28"/>
          </w:rPr>
          <w:t>16</w:t>
        </w:r>
        <w:r w:rsidR="0036508C" w:rsidRPr="0036508C">
          <w:rPr>
            <w:noProof/>
            <w:webHidden/>
            <w:sz w:val="28"/>
            <w:szCs w:val="28"/>
          </w:rPr>
          <w:fldChar w:fldCharType="end"/>
        </w:r>
      </w:hyperlink>
    </w:p>
    <w:p w14:paraId="05EAD787" w14:textId="18F82B21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52" w:history="1">
        <w:r w:rsidR="0036508C" w:rsidRPr="0036508C">
          <w:rPr>
            <w:rStyle w:val="af2"/>
            <w:noProof/>
            <w:sz w:val="28"/>
            <w:szCs w:val="28"/>
          </w:rPr>
          <w:t>2.1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Определение входных и выходных данных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_Toc453256152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16</w:t>
        </w:r>
        <w:r w:rsidR="0036508C" w:rsidRPr="0036508C">
          <w:rPr>
            <w:noProof/>
            <w:webHidden/>
          </w:rPr>
          <w:fldChar w:fldCharType="end"/>
        </w:r>
      </w:hyperlink>
    </w:p>
    <w:p w14:paraId="1D5B057A" w14:textId="61C7D554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53" w:history="1">
        <w:r w:rsidR="0036508C" w:rsidRPr="0036508C">
          <w:rPr>
            <w:rStyle w:val="af2"/>
            <w:noProof/>
            <w:sz w:val="28"/>
            <w:szCs w:val="28"/>
          </w:rPr>
          <w:t>2.2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Моделирование разработки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_Toc453256153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16</w:t>
        </w:r>
        <w:r w:rsidR="0036508C" w:rsidRPr="0036508C">
          <w:rPr>
            <w:noProof/>
            <w:webHidden/>
          </w:rPr>
          <w:fldChar w:fldCharType="end"/>
        </w:r>
      </w:hyperlink>
    </w:p>
    <w:p w14:paraId="47EDCBF9" w14:textId="5A64C0D0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54" w:history="1">
        <w:r w:rsidR="0036508C" w:rsidRPr="0036508C">
          <w:rPr>
            <w:rStyle w:val="af2"/>
            <w:noProof/>
            <w:sz w:val="28"/>
            <w:szCs w:val="28"/>
          </w:rPr>
          <w:t>2.3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Выбор технологий и средств реализации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_Toc453256154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17</w:t>
        </w:r>
        <w:r w:rsidR="0036508C" w:rsidRPr="0036508C">
          <w:rPr>
            <w:noProof/>
            <w:webHidden/>
          </w:rPr>
          <w:fldChar w:fldCharType="end"/>
        </w:r>
      </w:hyperlink>
    </w:p>
    <w:p w14:paraId="08B6E135" w14:textId="7D280B9D" w:rsidR="0036508C" w:rsidRPr="0036508C" w:rsidRDefault="00892C2D">
      <w:pPr>
        <w:pStyle w:val="14"/>
        <w:tabs>
          <w:tab w:val="left" w:pos="440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453256155" w:history="1">
        <w:r w:rsidR="0036508C" w:rsidRPr="0036508C">
          <w:rPr>
            <w:rStyle w:val="af2"/>
            <w:noProof/>
            <w:sz w:val="28"/>
            <w:szCs w:val="28"/>
          </w:rPr>
          <w:t>3.</w:t>
        </w:r>
        <w:r w:rsidR="0036508C" w:rsidRPr="0036508C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="0036508C">
          <w:rPr>
            <w:rStyle w:val="af2"/>
            <w:noProof/>
            <w:sz w:val="28"/>
            <w:szCs w:val="28"/>
          </w:rPr>
          <w:t>ЭКОНОМ</w:t>
        </w:r>
        <w:r w:rsidR="0036508C">
          <w:rPr>
            <w:rStyle w:val="af2"/>
            <w:noProof/>
            <w:sz w:val="28"/>
            <w:szCs w:val="28"/>
          </w:rPr>
          <w:t>И</w:t>
        </w:r>
        <w:r w:rsidR="0036508C">
          <w:rPr>
            <w:rStyle w:val="af2"/>
            <w:noProof/>
            <w:sz w:val="28"/>
            <w:szCs w:val="28"/>
          </w:rPr>
          <w:t>ЧЕСКАЯ ОЦЕНКА РАЗРАБОТКИ</w:t>
        </w:r>
        <w:r w:rsidR="0036508C" w:rsidRPr="0036508C">
          <w:rPr>
            <w:noProof/>
            <w:webHidden/>
            <w:sz w:val="28"/>
            <w:szCs w:val="28"/>
          </w:rPr>
          <w:tab/>
        </w:r>
        <w:r w:rsidR="0036508C" w:rsidRPr="0036508C">
          <w:rPr>
            <w:noProof/>
            <w:webHidden/>
            <w:sz w:val="28"/>
            <w:szCs w:val="28"/>
          </w:rPr>
          <w:fldChar w:fldCharType="begin"/>
        </w:r>
        <w:r w:rsidR="0036508C" w:rsidRPr="0036508C">
          <w:rPr>
            <w:noProof/>
            <w:webHidden/>
            <w:sz w:val="28"/>
            <w:szCs w:val="28"/>
          </w:rPr>
          <w:instrText xml:space="preserve"> PAGEREF _Toc453256155 \h </w:instrText>
        </w:r>
        <w:r w:rsidR="0036508C" w:rsidRPr="0036508C">
          <w:rPr>
            <w:noProof/>
            <w:webHidden/>
            <w:sz w:val="28"/>
            <w:szCs w:val="28"/>
          </w:rPr>
        </w:r>
        <w:r w:rsidR="0036508C" w:rsidRPr="0036508C">
          <w:rPr>
            <w:noProof/>
            <w:webHidden/>
            <w:sz w:val="28"/>
            <w:szCs w:val="28"/>
          </w:rPr>
          <w:fldChar w:fldCharType="separate"/>
        </w:r>
        <w:r w:rsidR="0036508C" w:rsidRPr="0036508C">
          <w:rPr>
            <w:noProof/>
            <w:webHidden/>
            <w:sz w:val="28"/>
            <w:szCs w:val="28"/>
          </w:rPr>
          <w:t>20</w:t>
        </w:r>
        <w:r w:rsidR="0036508C" w:rsidRPr="0036508C">
          <w:rPr>
            <w:noProof/>
            <w:webHidden/>
            <w:sz w:val="28"/>
            <w:szCs w:val="28"/>
          </w:rPr>
          <w:fldChar w:fldCharType="end"/>
        </w:r>
      </w:hyperlink>
    </w:p>
    <w:p w14:paraId="6AEA683F" w14:textId="6B76127D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56" w:history="1">
        <w:r w:rsidR="0036508C" w:rsidRPr="0036508C">
          <w:rPr>
            <w:rStyle w:val="af2"/>
            <w:noProof/>
            <w:sz w:val="28"/>
            <w:szCs w:val="28"/>
          </w:rPr>
          <w:t>3.1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Организационные и правовые вопросы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_Toc453256156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20</w:t>
        </w:r>
        <w:r w:rsidR="0036508C" w:rsidRPr="0036508C">
          <w:rPr>
            <w:noProof/>
            <w:webHidden/>
          </w:rPr>
          <w:fldChar w:fldCharType="end"/>
        </w:r>
      </w:hyperlink>
    </w:p>
    <w:p w14:paraId="3DAE295B" w14:textId="5DD77E2D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57" w:history="1">
        <w:r w:rsidR="0036508C" w:rsidRPr="0036508C">
          <w:rPr>
            <w:rStyle w:val="af2"/>
            <w:noProof/>
            <w:sz w:val="28"/>
            <w:szCs w:val="28"/>
          </w:rPr>
          <w:t>3.2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Организация процесса разработки программного продукта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_Toc453256157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22</w:t>
        </w:r>
        <w:r w:rsidR="0036508C" w:rsidRPr="0036508C">
          <w:rPr>
            <w:noProof/>
            <w:webHidden/>
          </w:rPr>
          <w:fldChar w:fldCharType="end"/>
        </w:r>
      </w:hyperlink>
    </w:p>
    <w:p w14:paraId="5D755442" w14:textId="6B859097" w:rsidR="0036508C" w:rsidRPr="0036508C" w:rsidRDefault="00892C2D" w:rsidP="0036508C">
      <w:pPr>
        <w:pStyle w:val="24"/>
        <w:rPr>
          <w:rFonts w:asciiTheme="minorHAnsi" w:eastAsiaTheme="minorEastAsia" w:hAnsiTheme="minorHAnsi" w:cstheme="minorBidi"/>
          <w:noProof/>
          <w:lang w:eastAsia="ru-RU"/>
        </w:rPr>
      </w:pPr>
      <w:hyperlink w:anchor="_Toc453256158" w:history="1">
        <w:r w:rsidR="0036508C" w:rsidRPr="0036508C">
          <w:rPr>
            <w:rStyle w:val="af2"/>
            <w:noProof/>
            <w:sz w:val="28"/>
            <w:szCs w:val="28"/>
          </w:rPr>
          <w:t>3.3</w:t>
        </w:r>
        <w:r w:rsidR="0036508C" w:rsidRPr="0036508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36508C" w:rsidRPr="0036508C">
          <w:rPr>
            <w:rStyle w:val="af2"/>
            <w:noProof/>
            <w:sz w:val="28"/>
            <w:szCs w:val="28"/>
          </w:rPr>
          <w:t>Расчет себестоимости создания программного продукта</w:t>
        </w:r>
        <w:r w:rsidR="0036508C" w:rsidRPr="0036508C">
          <w:rPr>
            <w:noProof/>
            <w:webHidden/>
          </w:rPr>
          <w:tab/>
        </w:r>
        <w:r w:rsidR="0036508C" w:rsidRPr="0036508C">
          <w:rPr>
            <w:noProof/>
            <w:webHidden/>
          </w:rPr>
          <w:fldChar w:fldCharType="begin"/>
        </w:r>
        <w:r w:rsidR="0036508C" w:rsidRPr="0036508C">
          <w:rPr>
            <w:noProof/>
            <w:webHidden/>
          </w:rPr>
          <w:instrText xml:space="preserve"> PAGEREF _Toc453256158 \h </w:instrText>
        </w:r>
        <w:r w:rsidR="0036508C" w:rsidRPr="0036508C">
          <w:rPr>
            <w:noProof/>
            <w:webHidden/>
          </w:rPr>
        </w:r>
        <w:r w:rsidR="0036508C" w:rsidRPr="0036508C">
          <w:rPr>
            <w:noProof/>
            <w:webHidden/>
          </w:rPr>
          <w:fldChar w:fldCharType="separate"/>
        </w:r>
        <w:r w:rsidR="0036508C" w:rsidRPr="0036508C">
          <w:rPr>
            <w:noProof/>
            <w:webHidden/>
          </w:rPr>
          <w:t>26</w:t>
        </w:r>
        <w:r w:rsidR="0036508C" w:rsidRPr="0036508C">
          <w:rPr>
            <w:noProof/>
            <w:webHidden/>
          </w:rPr>
          <w:fldChar w:fldCharType="end"/>
        </w:r>
      </w:hyperlink>
    </w:p>
    <w:p w14:paraId="5CFA7CF6" w14:textId="00BDC360" w:rsidR="0036508C" w:rsidRPr="0036508C" w:rsidRDefault="00892C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453256165" w:history="1">
        <w:r w:rsidR="0036508C" w:rsidRPr="0036508C">
          <w:rPr>
            <w:rStyle w:val="af2"/>
            <w:noProof/>
            <w:sz w:val="28"/>
            <w:szCs w:val="28"/>
          </w:rPr>
          <w:t>ЗАКЛЮЧЕНИЕ</w:t>
        </w:r>
        <w:r w:rsidR="0036508C" w:rsidRPr="0036508C">
          <w:rPr>
            <w:noProof/>
            <w:webHidden/>
            <w:sz w:val="28"/>
            <w:szCs w:val="28"/>
          </w:rPr>
          <w:tab/>
        </w:r>
        <w:r w:rsidR="0036508C" w:rsidRPr="0036508C">
          <w:rPr>
            <w:noProof/>
            <w:webHidden/>
            <w:sz w:val="28"/>
            <w:szCs w:val="28"/>
          </w:rPr>
          <w:fldChar w:fldCharType="begin"/>
        </w:r>
        <w:r w:rsidR="0036508C" w:rsidRPr="0036508C">
          <w:rPr>
            <w:noProof/>
            <w:webHidden/>
            <w:sz w:val="28"/>
            <w:szCs w:val="28"/>
          </w:rPr>
          <w:instrText xml:space="preserve"> PAGEREF _Toc453256165 \h </w:instrText>
        </w:r>
        <w:r w:rsidR="0036508C" w:rsidRPr="0036508C">
          <w:rPr>
            <w:noProof/>
            <w:webHidden/>
            <w:sz w:val="28"/>
            <w:szCs w:val="28"/>
          </w:rPr>
        </w:r>
        <w:r w:rsidR="0036508C" w:rsidRPr="0036508C">
          <w:rPr>
            <w:noProof/>
            <w:webHidden/>
            <w:sz w:val="28"/>
            <w:szCs w:val="28"/>
          </w:rPr>
          <w:fldChar w:fldCharType="separate"/>
        </w:r>
        <w:r w:rsidR="0036508C" w:rsidRPr="0036508C">
          <w:rPr>
            <w:noProof/>
            <w:webHidden/>
            <w:sz w:val="28"/>
            <w:szCs w:val="28"/>
          </w:rPr>
          <w:t>33</w:t>
        </w:r>
        <w:r w:rsidR="0036508C" w:rsidRPr="0036508C">
          <w:rPr>
            <w:noProof/>
            <w:webHidden/>
            <w:sz w:val="28"/>
            <w:szCs w:val="28"/>
          </w:rPr>
          <w:fldChar w:fldCharType="end"/>
        </w:r>
      </w:hyperlink>
    </w:p>
    <w:p w14:paraId="1098C83B" w14:textId="4658AAAF" w:rsidR="0036508C" w:rsidRPr="0036508C" w:rsidRDefault="00892C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453256166" w:history="1">
        <w:r w:rsidR="00C6332B">
          <w:rPr>
            <w:rStyle w:val="af2"/>
            <w:noProof/>
            <w:sz w:val="28"/>
            <w:szCs w:val="28"/>
          </w:rPr>
          <w:t>ИНФОРМАЦИОННЫЕ ИСТОЧНИКИ</w:t>
        </w:r>
        <w:r w:rsidR="0036508C" w:rsidRPr="0036508C">
          <w:rPr>
            <w:noProof/>
            <w:webHidden/>
            <w:sz w:val="28"/>
            <w:szCs w:val="28"/>
          </w:rPr>
          <w:tab/>
        </w:r>
        <w:r w:rsidR="0036508C" w:rsidRPr="0036508C">
          <w:rPr>
            <w:noProof/>
            <w:webHidden/>
            <w:sz w:val="28"/>
            <w:szCs w:val="28"/>
          </w:rPr>
          <w:fldChar w:fldCharType="begin"/>
        </w:r>
        <w:r w:rsidR="0036508C" w:rsidRPr="0036508C">
          <w:rPr>
            <w:noProof/>
            <w:webHidden/>
            <w:sz w:val="28"/>
            <w:szCs w:val="28"/>
          </w:rPr>
          <w:instrText xml:space="preserve"> PAGEREF _Toc453256166 \h </w:instrText>
        </w:r>
        <w:r w:rsidR="0036508C" w:rsidRPr="0036508C">
          <w:rPr>
            <w:noProof/>
            <w:webHidden/>
            <w:sz w:val="28"/>
            <w:szCs w:val="28"/>
          </w:rPr>
        </w:r>
        <w:r w:rsidR="0036508C" w:rsidRPr="0036508C">
          <w:rPr>
            <w:noProof/>
            <w:webHidden/>
            <w:sz w:val="28"/>
            <w:szCs w:val="28"/>
          </w:rPr>
          <w:fldChar w:fldCharType="separate"/>
        </w:r>
        <w:r w:rsidR="0036508C" w:rsidRPr="0036508C">
          <w:rPr>
            <w:noProof/>
            <w:webHidden/>
            <w:sz w:val="28"/>
            <w:szCs w:val="28"/>
          </w:rPr>
          <w:t>34</w:t>
        </w:r>
        <w:r w:rsidR="0036508C" w:rsidRPr="0036508C">
          <w:rPr>
            <w:noProof/>
            <w:webHidden/>
            <w:sz w:val="28"/>
            <w:szCs w:val="28"/>
          </w:rPr>
          <w:fldChar w:fldCharType="end"/>
        </w:r>
      </w:hyperlink>
    </w:p>
    <w:p w14:paraId="50463143" w14:textId="7D6A66AF" w:rsidR="0036508C" w:rsidRPr="0036508C" w:rsidRDefault="00892C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r:id="rId9" w:anchor="_Toc453256167" w:history="1">
        <w:r w:rsidR="0036508C" w:rsidRPr="0036508C">
          <w:rPr>
            <w:rStyle w:val="af2"/>
            <w:rFonts w:ascii="Arial" w:hAnsi="Arial"/>
            <w:noProof/>
            <w:sz w:val="28"/>
            <w:szCs w:val="28"/>
          </w:rPr>
          <w:t>ПРИЛОЖЕНИЕ 1</w:t>
        </w:r>
        <w:r w:rsidR="0036508C" w:rsidRPr="0036508C">
          <w:rPr>
            <w:noProof/>
            <w:webHidden/>
            <w:sz w:val="28"/>
            <w:szCs w:val="28"/>
          </w:rPr>
          <w:tab/>
        </w:r>
        <w:r w:rsidR="0036508C" w:rsidRPr="0036508C">
          <w:rPr>
            <w:noProof/>
            <w:webHidden/>
            <w:sz w:val="28"/>
            <w:szCs w:val="28"/>
          </w:rPr>
          <w:fldChar w:fldCharType="begin"/>
        </w:r>
        <w:r w:rsidR="0036508C" w:rsidRPr="0036508C">
          <w:rPr>
            <w:noProof/>
            <w:webHidden/>
            <w:sz w:val="28"/>
            <w:szCs w:val="28"/>
          </w:rPr>
          <w:instrText xml:space="preserve"> PAGEREF _Toc453256167 \h </w:instrText>
        </w:r>
        <w:r w:rsidR="0036508C" w:rsidRPr="0036508C">
          <w:rPr>
            <w:noProof/>
            <w:webHidden/>
            <w:sz w:val="28"/>
            <w:szCs w:val="28"/>
          </w:rPr>
        </w:r>
        <w:r w:rsidR="0036508C" w:rsidRPr="0036508C">
          <w:rPr>
            <w:noProof/>
            <w:webHidden/>
            <w:sz w:val="28"/>
            <w:szCs w:val="28"/>
          </w:rPr>
          <w:fldChar w:fldCharType="separate"/>
        </w:r>
        <w:r w:rsidR="0036508C" w:rsidRPr="0036508C">
          <w:rPr>
            <w:noProof/>
            <w:webHidden/>
            <w:sz w:val="28"/>
            <w:szCs w:val="28"/>
          </w:rPr>
          <w:t>35</w:t>
        </w:r>
        <w:r w:rsidR="0036508C" w:rsidRPr="0036508C">
          <w:rPr>
            <w:noProof/>
            <w:webHidden/>
            <w:sz w:val="28"/>
            <w:szCs w:val="28"/>
          </w:rPr>
          <w:fldChar w:fldCharType="end"/>
        </w:r>
      </w:hyperlink>
    </w:p>
    <w:p w14:paraId="3F527139" w14:textId="19851163" w:rsidR="0036508C" w:rsidRPr="0036508C" w:rsidRDefault="00892C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r:id="rId10" w:anchor="_Toc453256169" w:history="1">
        <w:r w:rsidR="0036508C" w:rsidRPr="0036508C">
          <w:rPr>
            <w:rStyle w:val="af2"/>
            <w:rFonts w:ascii="Arial" w:hAnsi="Arial"/>
            <w:noProof/>
            <w:sz w:val="28"/>
            <w:szCs w:val="28"/>
          </w:rPr>
          <w:t>ПРИЛОЖЕНИЕ 2</w:t>
        </w:r>
        <w:r w:rsidR="0036508C" w:rsidRPr="0036508C">
          <w:rPr>
            <w:noProof/>
            <w:webHidden/>
            <w:sz w:val="28"/>
            <w:szCs w:val="28"/>
          </w:rPr>
          <w:tab/>
        </w:r>
        <w:r w:rsidR="0036508C" w:rsidRPr="0036508C">
          <w:rPr>
            <w:noProof/>
            <w:webHidden/>
            <w:sz w:val="28"/>
            <w:szCs w:val="28"/>
          </w:rPr>
          <w:fldChar w:fldCharType="begin"/>
        </w:r>
        <w:r w:rsidR="0036508C" w:rsidRPr="0036508C">
          <w:rPr>
            <w:noProof/>
            <w:webHidden/>
            <w:sz w:val="28"/>
            <w:szCs w:val="28"/>
          </w:rPr>
          <w:instrText xml:space="preserve"> PAGEREF _Toc453256169 \h </w:instrText>
        </w:r>
        <w:r w:rsidR="0036508C" w:rsidRPr="0036508C">
          <w:rPr>
            <w:noProof/>
            <w:webHidden/>
            <w:sz w:val="28"/>
            <w:szCs w:val="28"/>
          </w:rPr>
        </w:r>
        <w:r w:rsidR="0036508C" w:rsidRPr="0036508C">
          <w:rPr>
            <w:noProof/>
            <w:webHidden/>
            <w:sz w:val="28"/>
            <w:szCs w:val="28"/>
          </w:rPr>
          <w:fldChar w:fldCharType="separate"/>
        </w:r>
        <w:r w:rsidR="0036508C" w:rsidRPr="0036508C">
          <w:rPr>
            <w:noProof/>
            <w:webHidden/>
            <w:sz w:val="28"/>
            <w:szCs w:val="28"/>
          </w:rPr>
          <w:t>45</w:t>
        </w:r>
        <w:r w:rsidR="0036508C" w:rsidRPr="0036508C">
          <w:rPr>
            <w:noProof/>
            <w:webHidden/>
            <w:sz w:val="28"/>
            <w:szCs w:val="28"/>
          </w:rPr>
          <w:fldChar w:fldCharType="end"/>
        </w:r>
      </w:hyperlink>
    </w:p>
    <w:p w14:paraId="261BAB52" w14:textId="4593FC99" w:rsidR="0036508C" w:rsidRPr="0036508C" w:rsidRDefault="00892C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r:id="rId11" w:anchor="_Toc453256189" w:history="1">
        <w:r w:rsidR="0036508C" w:rsidRPr="0036508C">
          <w:rPr>
            <w:rStyle w:val="af2"/>
            <w:rFonts w:ascii="Arial" w:hAnsi="Arial"/>
            <w:noProof/>
            <w:sz w:val="28"/>
            <w:szCs w:val="28"/>
          </w:rPr>
          <w:t>ПРИЛОЖЕНИЕ 3</w:t>
        </w:r>
        <w:r w:rsidR="0036508C" w:rsidRPr="0036508C">
          <w:rPr>
            <w:noProof/>
            <w:webHidden/>
            <w:sz w:val="28"/>
            <w:szCs w:val="28"/>
          </w:rPr>
          <w:tab/>
        </w:r>
        <w:r w:rsidR="0036508C" w:rsidRPr="0036508C">
          <w:rPr>
            <w:noProof/>
            <w:webHidden/>
            <w:sz w:val="28"/>
            <w:szCs w:val="28"/>
          </w:rPr>
          <w:fldChar w:fldCharType="begin"/>
        </w:r>
        <w:r w:rsidR="0036508C" w:rsidRPr="0036508C">
          <w:rPr>
            <w:noProof/>
            <w:webHidden/>
            <w:sz w:val="28"/>
            <w:szCs w:val="28"/>
          </w:rPr>
          <w:instrText xml:space="preserve"> PAGEREF _Toc453256189 \h </w:instrText>
        </w:r>
        <w:r w:rsidR="0036508C" w:rsidRPr="0036508C">
          <w:rPr>
            <w:noProof/>
            <w:webHidden/>
            <w:sz w:val="28"/>
            <w:szCs w:val="28"/>
          </w:rPr>
        </w:r>
        <w:r w:rsidR="0036508C" w:rsidRPr="0036508C">
          <w:rPr>
            <w:noProof/>
            <w:webHidden/>
            <w:sz w:val="28"/>
            <w:szCs w:val="28"/>
          </w:rPr>
          <w:fldChar w:fldCharType="separate"/>
        </w:r>
        <w:r w:rsidR="0036508C" w:rsidRPr="0036508C">
          <w:rPr>
            <w:noProof/>
            <w:webHidden/>
            <w:sz w:val="28"/>
            <w:szCs w:val="28"/>
          </w:rPr>
          <w:t>69</w:t>
        </w:r>
        <w:r w:rsidR="0036508C" w:rsidRPr="0036508C">
          <w:rPr>
            <w:noProof/>
            <w:webHidden/>
            <w:sz w:val="28"/>
            <w:szCs w:val="28"/>
          </w:rPr>
          <w:fldChar w:fldCharType="end"/>
        </w:r>
      </w:hyperlink>
    </w:p>
    <w:p w14:paraId="1934ACD1" w14:textId="5981B098" w:rsidR="0058717D" w:rsidRPr="0036508C" w:rsidRDefault="00397EDC" w:rsidP="00397EDC">
      <w:pPr>
        <w:pStyle w:val="affff4"/>
        <w:rPr>
          <w:sz w:val="28"/>
          <w:szCs w:val="28"/>
        </w:rPr>
      </w:pPr>
      <w:r w:rsidRPr="0036508C">
        <w:rPr>
          <w:sz w:val="28"/>
          <w:szCs w:val="28"/>
        </w:rPr>
        <w:fldChar w:fldCharType="end"/>
      </w:r>
    </w:p>
    <w:p w14:paraId="14D69231" w14:textId="77777777" w:rsidR="0058717D" w:rsidRPr="00525A1A" w:rsidRDefault="0058717D" w:rsidP="00D2172C">
      <w:pPr>
        <w:pStyle w:val="afff3"/>
        <w:sectPr w:rsidR="0058717D" w:rsidRPr="00525A1A" w:rsidSect="006D3BE9">
          <w:footerReference w:type="default" r:id="rId1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6B31821" w14:textId="1DDD6713" w:rsidR="00205F03" w:rsidRPr="00525A1A" w:rsidRDefault="00205F03" w:rsidP="00B05EDA">
      <w:pPr>
        <w:pStyle w:val="aff8"/>
      </w:pPr>
      <w:bookmarkStart w:id="11" w:name="_Toc352859246"/>
      <w:bookmarkStart w:id="12" w:name="_Toc414878729"/>
      <w:bookmarkStart w:id="13" w:name="_Toc453256144"/>
      <w:r w:rsidRPr="00525A1A">
        <w:lastRenderedPageBreak/>
        <w:t>ВВЕДЕНИЕ</w:t>
      </w:r>
      <w:bookmarkEnd w:id="10"/>
      <w:bookmarkEnd w:id="11"/>
      <w:bookmarkEnd w:id="12"/>
      <w:bookmarkEnd w:id="13"/>
    </w:p>
    <w:p w14:paraId="308EB1A4" w14:textId="7883D672" w:rsidR="00DD3ED8" w:rsidRPr="00340510" w:rsidRDefault="00DD3ED8" w:rsidP="00DD3ED8">
      <w:pPr>
        <w:pStyle w:val="affff6"/>
      </w:pPr>
      <w:r w:rsidRPr="00DD3ED8">
        <w:rPr>
          <w:rStyle w:val="afff4"/>
        </w:rPr>
        <w:t>Темой дипломного проекта является «Разработка программы клиента для доступа к электронной системе контроля учебным процессом ФСПО Университета ИТМО</w:t>
      </w:r>
      <w:r>
        <w:rPr>
          <w:rStyle w:val="afff4"/>
          <w:lang w:val="ru-RU"/>
        </w:rPr>
        <w:t>»</w:t>
      </w:r>
      <w:r w:rsidRPr="00DD3ED8">
        <w:rPr>
          <w:rStyle w:val="afff4"/>
          <w:lang w:val="ru-RU"/>
        </w:rPr>
        <w:t xml:space="preserve"> </w:t>
      </w:r>
      <w:r>
        <w:rPr>
          <w:rStyle w:val="afff4"/>
          <w:lang w:val="ru-RU"/>
        </w:rPr>
        <w:t xml:space="preserve">для мобильных устройств на базе ОС </w:t>
      </w:r>
      <w:r>
        <w:rPr>
          <w:rStyle w:val="afff4"/>
          <w:lang w:val="en-US"/>
        </w:rPr>
        <w:t>Android</w:t>
      </w:r>
      <w:r w:rsidRPr="00340510">
        <w:t>.</w:t>
      </w:r>
    </w:p>
    <w:p w14:paraId="3078BEEA" w14:textId="2E242E79" w:rsidR="00DD3ED8" w:rsidRDefault="00DD3ED8" w:rsidP="00DD3ED8">
      <w:pPr>
        <w:pStyle w:val="affff6"/>
      </w:pPr>
      <w:r>
        <w:t>Разработка предназначена для упрощения доступа к электронной системе управления образовательным процессом (ЭСУОП) в условиях сравнительно малого размера экранов смартфонов</w:t>
      </w:r>
      <w:r w:rsidRPr="00340510">
        <w:t>.</w:t>
      </w:r>
      <w:r>
        <w:t xml:space="preserve"> Помимо выполнения основных функций ЭСУОП, разработка предоставляет новые возможности, такие как поддержка </w:t>
      </w:r>
      <w:r>
        <w:rPr>
          <w:lang w:val="en-US"/>
        </w:rPr>
        <w:t>push</w:t>
      </w:r>
      <w:r w:rsidRPr="00DD3ED8">
        <w:t>-</w:t>
      </w:r>
      <w:r>
        <w:t>уведомлений.</w:t>
      </w:r>
    </w:p>
    <w:p w14:paraId="454480AC" w14:textId="77777777" w:rsidR="00467272" w:rsidRPr="00525A1A" w:rsidRDefault="0058717D" w:rsidP="00B05EDA">
      <w:pPr>
        <w:pStyle w:val="a7"/>
      </w:pPr>
      <w:r w:rsidRPr="00525A1A">
        <w:rPr>
          <w:rStyle w:val="aff3"/>
        </w:rPr>
        <w:br w:type="page"/>
      </w:r>
      <w:bookmarkStart w:id="14" w:name="_Toc414878730"/>
      <w:bookmarkStart w:id="15" w:name="_Toc453256145"/>
      <w:bookmarkStart w:id="16" w:name="_Toc352859254"/>
      <w:bookmarkEnd w:id="7"/>
      <w:bookmarkEnd w:id="8"/>
      <w:r w:rsidR="00467272" w:rsidRPr="00525A1A">
        <w:lastRenderedPageBreak/>
        <w:t>Анализ поставленной задачи</w:t>
      </w:r>
      <w:bookmarkEnd w:id="14"/>
      <w:bookmarkEnd w:id="15"/>
    </w:p>
    <w:p w14:paraId="700921F8" w14:textId="77777777" w:rsidR="00467272" w:rsidRPr="00525A1A" w:rsidRDefault="00467272" w:rsidP="00B05EDA">
      <w:pPr>
        <w:pStyle w:val="a8"/>
      </w:pPr>
      <w:bookmarkStart w:id="17" w:name="_Toc352859248"/>
      <w:bookmarkStart w:id="18" w:name="_Toc414878731"/>
      <w:bookmarkStart w:id="19" w:name="_Toc453256146"/>
      <w:r w:rsidRPr="00525A1A">
        <w:t>Формулировка поставленной задачи</w:t>
      </w:r>
      <w:bookmarkEnd w:id="17"/>
      <w:bookmarkEnd w:id="18"/>
      <w:bookmarkEnd w:id="19"/>
    </w:p>
    <w:p w14:paraId="29691EFB" w14:textId="2D374FDF" w:rsidR="00467272" w:rsidRPr="00525A1A" w:rsidRDefault="00DD3ED8" w:rsidP="00467272">
      <w:pPr>
        <w:pStyle w:val="afff3"/>
      </w:pPr>
      <w:r>
        <w:t xml:space="preserve">Задачей </w:t>
      </w:r>
      <w:r w:rsidRPr="00AB4979">
        <w:t xml:space="preserve">дипломной работы является разработка </w:t>
      </w:r>
      <w:r w:rsidR="00467272" w:rsidRPr="00525A1A">
        <w:t>программы</w:t>
      </w:r>
      <w:ins w:id="20" w:author="SANYA SHOOMKA" w:date="2016-04-12T15:50:00Z">
        <w:r w:rsidR="00467272" w:rsidRPr="00525A1A">
          <w:rPr>
            <w:lang w:val="ru-RU"/>
          </w:rPr>
          <w:t>-</w:t>
        </w:r>
      </w:ins>
      <w:del w:id="21" w:author="SANYA SHOOMKA" w:date="2016-04-12T15:50:00Z">
        <w:r w:rsidR="00467272" w:rsidRPr="00525A1A" w:rsidDel="009D7D2A">
          <w:delText xml:space="preserve"> </w:delText>
        </w:r>
      </w:del>
      <w:r w:rsidR="00467272" w:rsidRPr="00525A1A">
        <w:t xml:space="preserve">клиента для доступа к электронной системе контроля учебным процессом ФСПО </w:t>
      </w:r>
      <w:r w:rsidR="00467272" w:rsidRPr="00525A1A">
        <w:rPr>
          <w:rPrChange w:id="22" w:author="SANYA SHOOMKA" w:date="2016-04-14T17:10:00Z">
            <w:rPr>
              <w:highlight w:val="yellow"/>
            </w:rPr>
          </w:rPrChange>
        </w:rPr>
        <w:t>Университета ИТМО</w:t>
      </w:r>
      <w:r w:rsidR="00467272" w:rsidRPr="00525A1A">
        <w:t xml:space="preserve">. </w:t>
      </w:r>
      <w:r w:rsidR="00467272" w:rsidRPr="00525A1A">
        <w:rPr>
          <w:lang w:val="ru-RU"/>
        </w:rPr>
        <w:t xml:space="preserve">Разработка предназначена для использования преподавателями и студентами факультета. </w:t>
      </w:r>
      <w:del w:id="23" w:author="SANYA SHOOMKA" w:date="2016-04-14T15:15:00Z">
        <w:r w:rsidR="00467272" w:rsidRPr="00525A1A" w:rsidDel="00525A1A">
          <w:delText>Приложение будет использоваться для</w:delText>
        </w:r>
      </w:del>
      <w:ins w:id="24" w:author="SANYA SHOOMKA" w:date="2016-04-14T15:15:00Z">
        <w:r w:rsidR="00467272" w:rsidRPr="00525A1A">
          <w:rPr>
            <w:lang w:val="ru-RU"/>
          </w:rPr>
          <w:t xml:space="preserve">Цель приложения </w:t>
        </w:r>
      </w:ins>
      <w:ins w:id="25" w:author="SANYA SHOOMKA" w:date="2016-04-14T15:16:00Z">
        <w:r w:rsidR="00467272" w:rsidRPr="00525A1A">
          <w:t>–</w:t>
        </w:r>
      </w:ins>
      <w:r w:rsidR="00467272" w:rsidRPr="00525A1A">
        <w:t xml:space="preserve"> работ</w:t>
      </w:r>
      <w:ins w:id="26" w:author="SANYA SHOOMKA" w:date="2016-04-14T15:15:00Z">
        <w:r w:rsidR="00467272" w:rsidRPr="00525A1A">
          <w:rPr>
            <w:lang w:val="ru-RU"/>
          </w:rPr>
          <w:t>а</w:t>
        </w:r>
      </w:ins>
      <w:del w:id="27" w:author="SANYA SHOOMKA" w:date="2016-04-14T15:15:00Z">
        <w:r w:rsidR="00467272" w:rsidRPr="00525A1A" w:rsidDel="00525A1A">
          <w:delText>ы</w:delText>
        </w:r>
      </w:del>
      <w:r w:rsidR="00467272" w:rsidRPr="00525A1A">
        <w:t xml:space="preserve"> с ЭСУОП с мобильных устройств, работающих под управлением ОС Android.</w:t>
      </w:r>
    </w:p>
    <w:p w14:paraId="40D64EA3" w14:textId="77777777" w:rsidR="00467272" w:rsidRPr="00525A1A" w:rsidRDefault="00467272" w:rsidP="00B05EDA">
      <w:pPr>
        <w:pStyle w:val="a8"/>
      </w:pPr>
      <w:bookmarkStart w:id="28" w:name="_Toc352859249"/>
      <w:bookmarkStart w:id="29" w:name="_Toc414878732"/>
      <w:bookmarkStart w:id="30" w:name="_Toc453256147"/>
      <w:r w:rsidRPr="00525A1A">
        <w:t>Изучение предметной области</w:t>
      </w:r>
      <w:bookmarkEnd w:id="28"/>
      <w:bookmarkEnd w:id="29"/>
      <w:bookmarkEnd w:id="30"/>
    </w:p>
    <w:p w14:paraId="789399AE" w14:textId="77777777" w:rsidR="00467272" w:rsidRPr="00525A1A" w:rsidRDefault="00467272" w:rsidP="00467272">
      <w:pPr>
        <w:pStyle w:val="afff3"/>
      </w:pPr>
      <w:bookmarkStart w:id="31" w:name="_Toc320830146"/>
      <w:bookmarkStart w:id="32" w:name="_Toc352859250"/>
      <w:bookmarkStart w:id="33" w:name="_Toc414878733"/>
      <w:r w:rsidRPr="00525A1A">
        <w:t>В современных условиях обучение студентов в образовательных организациях высшего и среднего профессионального образования сопряжено с большим количеством самостоятельной работы студента (СРС). Это связано с широким внедрением электронных средств обучения, доступ к которым студенты получают не только в учебных аудиториях, но и из дома или с места работы через сеть Интернет. Такие тенденции коснулись и образовательного процесса факультета СПО Университета ИТМО. В учебном процессе широко используется проектный метод обучения, когда у каждого студента по определенной дисциплине формируется индивидуальное задание и график его выполнения, что влечет некоторые особенности самого учебного процесса:</w:t>
      </w:r>
    </w:p>
    <w:p w14:paraId="517B9994" w14:textId="77777777" w:rsidR="00467272" w:rsidRPr="00525A1A" w:rsidRDefault="00467272" w:rsidP="00467272">
      <w:pPr>
        <w:pStyle w:val="a4"/>
      </w:pPr>
      <w:r w:rsidRPr="00525A1A">
        <w:t>для каждого студента может быть разработан индивидуальный учебный план по конкретной учебной дисциплине, который не обязывает присутствовать студента на всех учебных занятиях, а только по специальным отчетным датам;</w:t>
      </w:r>
    </w:p>
    <w:p w14:paraId="0DBF95DD" w14:textId="77777777" w:rsidR="00467272" w:rsidRPr="00525A1A" w:rsidRDefault="00467272" w:rsidP="00467272">
      <w:pPr>
        <w:pStyle w:val="a4"/>
      </w:pPr>
      <w:r w:rsidRPr="00525A1A">
        <w:t>учебная работа студента оценивается не только стандартной балльной системой, но и рядом дополнительных отметок, таких как степень участия студента в учебной работе, весовые коэффициенты оценок и степень их необходимости, опоздания на занятия и прочее.</w:t>
      </w:r>
    </w:p>
    <w:p w14:paraId="09E503A0" w14:textId="77777777" w:rsidR="00467272" w:rsidRPr="00525A1A" w:rsidRDefault="00467272" w:rsidP="00467272">
      <w:pPr>
        <w:pStyle w:val="afff3"/>
      </w:pPr>
      <w:r w:rsidRPr="00525A1A">
        <w:lastRenderedPageBreak/>
        <w:t xml:space="preserve">Следствием описанных особенностей учебной среды является </w:t>
      </w:r>
      <w:del w:id="34" w:author="SANYA SHOOMKA" w:date="2016-04-17T21:16:00Z">
        <w:r w:rsidRPr="0060310A" w:rsidDel="00F11830">
          <w:rPr>
            <w:strike/>
            <w:color w:val="FF0000"/>
            <w:rPrChange w:id="35" w:author="Анна Кузнецова" w:date="2016-04-17T20:42:00Z">
              <w:rPr/>
            </w:rPrChange>
          </w:rPr>
          <w:delText>проблема</w:delText>
        </w:r>
        <w:r w:rsidRPr="0060310A" w:rsidDel="00F11830">
          <w:rPr>
            <w:color w:val="FF0000"/>
            <w:rPrChange w:id="36" w:author="Анна Кузнецова" w:date="2016-04-17T20:42:00Z">
              <w:rPr/>
            </w:rPrChange>
          </w:rPr>
          <w:delText xml:space="preserve"> </w:delText>
        </w:r>
      </w:del>
      <w:r w:rsidRPr="00525A1A">
        <w:t>сложност</w:t>
      </w:r>
      <w:ins w:id="37" w:author="Анна Кузнецова" w:date="2016-04-17T20:42:00Z">
        <w:r w:rsidRPr="00F11830">
          <w:rPr>
            <w:lang w:val="ru-RU"/>
          </w:rPr>
          <w:t>ь</w:t>
        </w:r>
      </w:ins>
      <w:del w:id="38" w:author="SANYA SHOOMKA" w:date="2016-04-17T21:16:00Z">
        <w:r w:rsidRPr="0060310A" w:rsidDel="00F11830">
          <w:rPr>
            <w:strike/>
            <w:color w:val="FF0000"/>
            <w:rPrChange w:id="39" w:author="Анна Кузнецова" w:date="2016-04-17T20:43:00Z">
              <w:rPr/>
            </w:rPrChange>
          </w:rPr>
          <w:delText>и</w:delText>
        </w:r>
      </w:del>
      <w:r w:rsidRPr="00525A1A">
        <w:t xml:space="preserve"> контроля успеваемости учебных групп и прогнозирования промежуточных и итоговых результатов обучения конкретных студентов. </w:t>
      </w:r>
    </w:p>
    <w:p w14:paraId="31C8B76A" w14:textId="77777777" w:rsidR="00467272" w:rsidRPr="00525A1A" w:rsidRDefault="00467272" w:rsidP="00467272">
      <w:pPr>
        <w:pStyle w:val="afff3"/>
      </w:pPr>
      <w:r w:rsidRPr="00525A1A">
        <w:t>Для решения обозначенной проблемы на факультете СПО Университета ИТМО разработана и внедрена специальная электронная система, обеспечивающая комплексное отражение и контроль образовательного процесса с элементами прогнозирования результатов обучения конкретных студентов и организующая информационное пространство для взаимодействия всех участников образовательного процесса. ЭСУОП предоставляет следующие функции:</w:t>
      </w:r>
    </w:p>
    <w:p w14:paraId="7C313060" w14:textId="77777777" w:rsidR="00467272" w:rsidRPr="00777467" w:rsidRDefault="00467272">
      <w:pPr>
        <w:pStyle w:val="a4"/>
        <w:pPrChange w:id="40" w:author="SANYA SHOOMKA" w:date="2016-04-23T22:42:00Z">
          <w:pPr>
            <w:pStyle w:val="affffa"/>
          </w:pPr>
        </w:pPrChange>
      </w:pPr>
      <w:r w:rsidRPr="00777467">
        <w:t>для преподавателей:</w:t>
      </w:r>
    </w:p>
    <w:p w14:paraId="0619CF09" w14:textId="77777777" w:rsidR="00467272" w:rsidRPr="00525A1A" w:rsidRDefault="00467272">
      <w:pPr>
        <w:pStyle w:val="20"/>
        <w:pPrChange w:id="41" w:author="SANYA SHOOMKA" w:date="2016-04-23T22:42:00Z">
          <w:pPr>
            <w:pStyle w:val="a4"/>
          </w:pPr>
        </w:pPrChange>
      </w:pPr>
      <w:r w:rsidRPr="00525A1A">
        <w:t>создавать записи о проведенных занятиях;</w:t>
      </w:r>
    </w:p>
    <w:p w14:paraId="27283EFF" w14:textId="77777777" w:rsidR="00467272" w:rsidRPr="00525A1A" w:rsidRDefault="00467272">
      <w:pPr>
        <w:pStyle w:val="20"/>
        <w:pPrChange w:id="42" w:author="SANYA SHOOMKA" w:date="2016-04-23T22:42:00Z">
          <w:pPr>
            <w:pStyle w:val="a4"/>
          </w:pPr>
        </w:pPrChange>
      </w:pPr>
      <w:r w:rsidRPr="00525A1A">
        <w:t>оперативно отмечать присутствующих или отсутствующих студентов;</w:t>
      </w:r>
    </w:p>
    <w:p w14:paraId="4E05955A" w14:textId="77777777" w:rsidR="00467272" w:rsidRPr="00525A1A" w:rsidRDefault="00467272">
      <w:pPr>
        <w:pStyle w:val="20"/>
        <w:pPrChange w:id="43" w:author="SANYA SHOOMKA" w:date="2016-04-23T22:42:00Z">
          <w:pPr>
            <w:pStyle w:val="a4"/>
          </w:pPr>
        </w:pPrChange>
      </w:pPr>
      <w:r w:rsidRPr="00525A1A">
        <w:t>выставлять отметки студентам о работе на занятиях;</w:t>
      </w:r>
    </w:p>
    <w:p w14:paraId="473F79EF" w14:textId="77777777" w:rsidR="00467272" w:rsidRPr="00525A1A" w:rsidRDefault="00467272">
      <w:pPr>
        <w:pStyle w:val="20"/>
        <w:pPrChange w:id="44" w:author="SANYA SHOOMKA" w:date="2016-04-23T22:42:00Z">
          <w:pPr>
            <w:pStyle w:val="a4"/>
          </w:pPr>
        </w:pPrChange>
      </w:pPr>
      <w:r w:rsidRPr="00525A1A">
        <w:t>общаться с другими пользователя ЭСУОП;</w:t>
      </w:r>
    </w:p>
    <w:p w14:paraId="6935904D" w14:textId="77777777" w:rsidR="00467272" w:rsidRPr="00777467" w:rsidRDefault="00467272">
      <w:pPr>
        <w:pStyle w:val="a4"/>
        <w:pPrChange w:id="45" w:author="SANYA SHOOMKA" w:date="2016-04-23T22:42:00Z">
          <w:pPr>
            <w:pStyle w:val="affffa"/>
          </w:pPr>
        </w:pPrChange>
      </w:pPr>
      <w:r w:rsidRPr="00777467">
        <w:t>для работников администрации:</w:t>
      </w:r>
    </w:p>
    <w:p w14:paraId="46EDC8F1" w14:textId="77777777" w:rsidR="00467272" w:rsidRPr="00525A1A" w:rsidRDefault="00467272">
      <w:pPr>
        <w:pStyle w:val="20"/>
        <w:pPrChange w:id="46" w:author="SANYA SHOOMKA" w:date="2016-04-23T22:42:00Z">
          <w:pPr>
            <w:pStyle w:val="a4"/>
          </w:pPr>
        </w:pPrChange>
      </w:pPr>
      <w:r w:rsidRPr="00525A1A">
        <w:t>добавлять и удалять студентов из учебных групп;</w:t>
      </w:r>
    </w:p>
    <w:p w14:paraId="2B429FC4" w14:textId="77777777" w:rsidR="00467272" w:rsidRPr="00525A1A" w:rsidRDefault="00467272">
      <w:pPr>
        <w:pStyle w:val="20"/>
        <w:pPrChange w:id="47" w:author="SANYA SHOOMKA" w:date="2016-04-23T22:42:00Z">
          <w:pPr>
            <w:pStyle w:val="a4"/>
          </w:pPr>
        </w:pPrChange>
      </w:pPr>
      <w:r w:rsidRPr="00525A1A">
        <w:t>переводить студентов между учебными группами;</w:t>
      </w:r>
    </w:p>
    <w:p w14:paraId="35F7F05B" w14:textId="77777777" w:rsidR="00467272" w:rsidRPr="00525A1A" w:rsidRDefault="00467272">
      <w:pPr>
        <w:pStyle w:val="20"/>
        <w:pPrChange w:id="48" w:author="SANYA SHOOMKA" w:date="2016-04-23T22:42:00Z">
          <w:pPr>
            <w:pStyle w:val="a4"/>
          </w:pPr>
        </w:pPrChange>
      </w:pPr>
      <w:r w:rsidRPr="00525A1A">
        <w:t>выставлять отметки об отчислении студента, предоставлении отпуска;</w:t>
      </w:r>
    </w:p>
    <w:p w14:paraId="03CC97D9" w14:textId="77777777" w:rsidR="00467272" w:rsidRPr="00525A1A" w:rsidRDefault="00467272">
      <w:pPr>
        <w:pStyle w:val="20"/>
        <w:pPrChange w:id="49" w:author="SANYA SHOOMKA" w:date="2016-04-23T22:42:00Z">
          <w:pPr>
            <w:pStyle w:val="a4"/>
          </w:pPr>
        </w:pPrChange>
      </w:pPr>
      <w:r w:rsidRPr="00525A1A">
        <w:t>формировать и просматривать учебные планы;</w:t>
      </w:r>
    </w:p>
    <w:p w14:paraId="5AEA0991" w14:textId="77777777" w:rsidR="00467272" w:rsidRPr="00525A1A" w:rsidRDefault="00467272">
      <w:pPr>
        <w:pStyle w:val="20"/>
        <w:pPrChange w:id="50" w:author="SANYA SHOOMKA" w:date="2016-04-23T22:42:00Z">
          <w:pPr>
            <w:pStyle w:val="a4"/>
          </w:pPr>
        </w:pPrChange>
      </w:pPr>
      <w:r w:rsidRPr="00525A1A">
        <w:t>закреплять преподавателей за конкретным учебным предметом;</w:t>
      </w:r>
    </w:p>
    <w:p w14:paraId="5F7DE02F" w14:textId="77777777" w:rsidR="00467272" w:rsidRPr="00525A1A" w:rsidRDefault="00467272">
      <w:pPr>
        <w:pStyle w:val="20"/>
        <w:pPrChange w:id="51" w:author="SANYA SHOOMKA" w:date="2016-04-23T22:42:00Z">
          <w:pPr>
            <w:pStyle w:val="a4"/>
          </w:pPr>
        </w:pPrChange>
      </w:pPr>
      <w:r w:rsidRPr="00525A1A">
        <w:t>формировать экзаменационные и зачетные учебные ведомости;</w:t>
      </w:r>
    </w:p>
    <w:p w14:paraId="7B0E431D" w14:textId="77777777" w:rsidR="00467272" w:rsidRPr="00525A1A" w:rsidRDefault="00467272">
      <w:pPr>
        <w:pStyle w:val="20"/>
        <w:pPrChange w:id="52" w:author="SANYA SHOOMKA" w:date="2016-04-23T22:42:00Z">
          <w:pPr>
            <w:pStyle w:val="a4"/>
          </w:pPr>
        </w:pPrChange>
      </w:pPr>
      <w:r w:rsidRPr="00525A1A">
        <w:t>просматривать графики распределения оценок по учебным предметам;</w:t>
      </w:r>
    </w:p>
    <w:p w14:paraId="6D3199C8" w14:textId="77777777" w:rsidR="00467272" w:rsidRPr="00525A1A" w:rsidRDefault="00467272">
      <w:pPr>
        <w:pStyle w:val="20"/>
        <w:pPrChange w:id="53" w:author="SANYA SHOOMKA" w:date="2016-04-23T22:42:00Z">
          <w:pPr>
            <w:pStyle w:val="a4"/>
          </w:pPr>
        </w:pPrChange>
      </w:pPr>
      <w:r w:rsidRPr="00525A1A">
        <w:t>выставлять отметки об учебных занятиях, пропущенных по болезни;</w:t>
      </w:r>
    </w:p>
    <w:p w14:paraId="22E57D60" w14:textId="77777777" w:rsidR="00467272" w:rsidRPr="00777467" w:rsidRDefault="00467272">
      <w:pPr>
        <w:pStyle w:val="a4"/>
        <w:pPrChange w:id="54" w:author="SANYA SHOOMKA" w:date="2016-04-23T22:42:00Z">
          <w:pPr>
            <w:pStyle w:val="affffa"/>
          </w:pPr>
        </w:pPrChange>
      </w:pPr>
      <w:r w:rsidRPr="00777467">
        <w:t>для студентов и их родителей:</w:t>
      </w:r>
    </w:p>
    <w:p w14:paraId="59079F1E" w14:textId="77777777" w:rsidR="00467272" w:rsidRPr="00525A1A" w:rsidRDefault="00467272">
      <w:pPr>
        <w:pStyle w:val="20"/>
        <w:pPrChange w:id="55" w:author="SANYA SHOOMKA" w:date="2016-04-23T22:42:00Z">
          <w:pPr>
            <w:pStyle w:val="a4"/>
          </w:pPr>
        </w:pPrChange>
      </w:pPr>
      <w:r w:rsidRPr="00525A1A">
        <w:lastRenderedPageBreak/>
        <w:t>контролировать успеваемость, путём просмотра оценок за определённый промежуток времени или по конкретному учебному предмету;</w:t>
      </w:r>
    </w:p>
    <w:p w14:paraId="14703A89" w14:textId="77777777" w:rsidR="00467272" w:rsidRPr="00525A1A" w:rsidRDefault="00467272">
      <w:pPr>
        <w:pStyle w:val="20"/>
        <w:pPrChange w:id="56" w:author="SANYA SHOOMKA" w:date="2016-04-23T22:42:00Z">
          <w:pPr>
            <w:pStyle w:val="a4"/>
          </w:pPr>
        </w:pPrChange>
      </w:pPr>
      <w:r w:rsidRPr="00525A1A">
        <w:t>оперативно связываться с преподавателями факультета;</w:t>
      </w:r>
    </w:p>
    <w:p w14:paraId="30825E2E" w14:textId="77777777" w:rsidR="00467272" w:rsidRPr="00525A1A" w:rsidRDefault="00467272">
      <w:pPr>
        <w:pStyle w:val="20"/>
        <w:pPrChange w:id="57" w:author="SANYA SHOOMKA" w:date="2016-04-23T22:42:00Z">
          <w:pPr>
            <w:pStyle w:val="a4"/>
          </w:pPr>
        </w:pPrChange>
      </w:pPr>
      <w:r w:rsidRPr="00525A1A">
        <w:t>формировать необходимые документы.</w:t>
      </w:r>
    </w:p>
    <w:p w14:paraId="1463DE55" w14:textId="77777777" w:rsidR="00467272" w:rsidRPr="00525A1A" w:rsidRDefault="00467272" w:rsidP="00467272">
      <w:pPr>
        <w:pStyle w:val="afff3"/>
      </w:pPr>
      <w:r w:rsidRPr="00525A1A">
        <w:t>Помимо стандартных функций, описанных выше, ЭСУОП обладает рядом отличительных характеристик, основные из которых:</w:t>
      </w:r>
    </w:p>
    <w:p w14:paraId="565531A1" w14:textId="77777777" w:rsidR="00467272" w:rsidRPr="00525A1A" w:rsidRDefault="00467272" w:rsidP="00467272">
      <w:pPr>
        <w:pStyle w:val="a4"/>
      </w:pPr>
      <w:r w:rsidRPr="00525A1A">
        <w:t>указание веса выставленной оценки и ее необходимость, степени активности работы студента на занятии даже при отсутствии оценки;</w:t>
      </w:r>
    </w:p>
    <w:p w14:paraId="1D5DC3A9" w14:textId="77777777" w:rsidR="00467272" w:rsidRPr="00525A1A" w:rsidRDefault="00467272" w:rsidP="00467272">
      <w:pPr>
        <w:pStyle w:val="a4"/>
      </w:pPr>
      <w:r w:rsidRPr="00525A1A">
        <w:t>указание степени необходимости присутствия студента на занятии, его опоздания, раннего ухода или удаления с занятия;</w:t>
      </w:r>
    </w:p>
    <w:p w14:paraId="3127D987" w14:textId="77777777" w:rsidR="00467272" w:rsidRPr="00525A1A" w:rsidRDefault="00467272" w:rsidP="00467272">
      <w:pPr>
        <w:pStyle w:val="a4"/>
      </w:pPr>
      <w:r w:rsidRPr="00525A1A">
        <w:t>возможность создания потока студентов (объединение студентов нескольких учебных групп) или бригад (разделение студентов группы на подгруппы, причем возможно формирование бригад из студентов разных групп);</w:t>
      </w:r>
    </w:p>
    <w:p w14:paraId="60D0CD2F" w14:textId="77777777" w:rsidR="00467272" w:rsidRPr="00525A1A" w:rsidRDefault="00467272" w:rsidP="00467272">
      <w:pPr>
        <w:pStyle w:val="a4"/>
      </w:pPr>
      <w:r w:rsidRPr="00525A1A">
        <w:t>функции самостоятельного формирования студентами различных документов (направлений, различных справок и т.д.);</w:t>
      </w:r>
    </w:p>
    <w:p w14:paraId="455C664E" w14:textId="77777777" w:rsidR="00467272" w:rsidRPr="00525A1A" w:rsidRDefault="00467272" w:rsidP="00467272">
      <w:pPr>
        <w:pStyle w:val="a4"/>
      </w:pPr>
      <w:r w:rsidRPr="00525A1A">
        <w:t>отображение новостей об изменениях в расписании и прочих.</w:t>
      </w:r>
    </w:p>
    <w:p w14:paraId="04CD9D33" w14:textId="77777777" w:rsidR="00467272" w:rsidRPr="0060310A" w:rsidDel="00525A1A" w:rsidRDefault="00467272">
      <w:pPr>
        <w:pStyle w:val="afff3"/>
        <w:rPr>
          <w:del w:id="58" w:author="SANYA SHOOMKA" w:date="2016-04-14T15:18:00Z"/>
        </w:rPr>
        <w:pPrChange w:id="59" w:author="SANYA SHOOMKA" w:date="2016-04-23T22:44:00Z">
          <w:pPr>
            <w:spacing w:line="240" w:lineRule="auto"/>
            <w:ind w:left="708" w:hanging="708"/>
          </w:pPr>
        </w:pPrChange>
      </w:pPr>
    </w:p>
    <w:p w14:paraId="5F145F5A" w14:textId="211DFAFC" w:rsidR="00467272" w:rsidRPr="0060310A" w:rsidRDefault="00467272">
      <w:pPr>
        <w:pStyle w:val="afff3"/>
        <w:pPrChange w:id="60" w:author="SANYA SHOOMKA" w:date="2016-04-23T22:44:00Z">
          <w:pPr>
            <w:pStyle w:val="affffa"/>
          </w:pPr>
        </w:pPrChange>
      </w:pPr>
      <w:r>
        <w:t>На данный момент</w:t>
      </w:r>
      <w:r w:rsidRPr="0004019B">
        <w:t xml:space="preserve"> количество</w:t>
      </w:r>
      <w:r w:rsidRPr="00B307B8">
        <w:t xml:space="preserve"> мобильных устройств превышает количество настольных компьютеров</w:t>
      </w:r>
      <w:r w:rsidR="004968C3" w:rsidRPr="004968C3">
        <w:rPr>
          <w:lang w:val="ru-RU"/>
        </w:rPr>
        <w:t xml:space="preserve"> [3]</w:t>
      </w:r>
      <w:r w:rsidRPr="00B307B8">
        <w:t xml:space="preserve"> (рисунок 1), из-за чего появился спрос на мобильное приложение для работы с ЭСУОП. Приложение будет разработано для операционной системы </w:t>
      </w:r>
      <w:r w:rsidRPr="00A11DF9">
        <w:rPr>
          <w:lang w:val="en-US"/>
        </w:rPr>
        <w:t>Android</w:t>
      </w:r>
      <w:r>
        <w:t>, так как она</w:t>
      </w:r>
      <w:r w:rsidRPr="00A11DF9">
        <w:t xml:space="preserve"> </w:t>
      </w:r>
      <w:r>
        <w:rPr>
          <w:lang w:val="ru-RU"/>
        </w:rPr>
        <w:t xml:space="preserve">по статистике 2015 года </w:t>
      </w:r>
      <w:r w:rsidRPr="00A11DF9">
        <w:t xml:space="preserve"> самая популярная из представленных на рынке</w:t>
      </w:r>
      <w:r w:rsidR="004968C3" w:rsidRPr="004968C3">
        <w:rPr>
          <w:lang w:val="ru-RU"/>
        </w:rPr>
        <w:t xml:space="preserve"> [4]</w:t>
      </w:r>
      <w:r w:rsidRPr="00A11DF9">
        <w:t xml:space="preserve"> (рисунок 2).</w:t>
      </w:r>
    </w:p>
    <w:p w14:paraId="2B9AF7E2" w14:textId="77777777" w:rsidR="00467272" w:rsidRPr="00525A1A" w:rsidRDefault="00467272" w:rsidP="00467272">
      <w:pPr>
        <w:jc w:val="center"/>
        <w:rPr>
          <w:sz w:val="24"/>
          <w:szCs w:val="24"/>
        </w:rPr>
      </w:pPr>
      <w:r w:rsidRPr="0060310A">
        <w:rPr>
          <w:noProof/>
        </w:rPr>
        <w:lastRenderedPageBreak/>
        <w:drawing>
          <wp:inline distT="0" distB="0" distL="0" distR="0" wp14:anchorId="16E52208" wp14:editId="6F57471F">
            <wp:extent cx="4585335" cy="2756535"/>
            <wp:effectExtent l="0" t="0" r="0" b="0"/>
            <wp:docPr id="2" name="Диаграмма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3245A10" w14:textId="4D5D96B9" w:rsidR="00467272" w:rsidRPr="00525A1A" w:rsidRDefault="0086410D" w:rsidP="00467272">
      <w:pPr>
        <w:pStyle w:val="affa"/>
      </w:pPr>
      <w:r>
        <w:t xml:space="preserve">Рисунок </w:t>
      </w:r>
      <w:r>
        <w:rPr>
          <w:lang w:val="ru-RU"/>
        </w:rPr>
        <w:t xml:space="preserve">1 </w:t>
      </w:r>
      <w:r w:rsidR="00467272" w:rsidRPr="00525A1A">
        <w:t>Статистика использования мобильных и настольных систем в 2015 году</w:t>
      </w:r>
    </w:p>
    <w:p w14:paraId="54A00428" w14:textId="77777777" w:rsidR="00467272" w:rsidRPr="00525A1A" w:rsidRDefault="00467272" w:rsidP="00467272">
      <w:pPr>
        <w:jc w:val="center"/>
        <w:rPr>
          <w:noProof/>
          <w:sz w:val="24"/>
          <w:szCs w:val="24"/>
        </w:rPr>
      </w:pPr>
      <w:r w:rsidRPr="0060310A">
        <w:rPr>
          <w:noProof/>
        </w:rPr>
        <w:drawing>
          <wp:inline distT="0" distB="0" distL="0" distR="0" wp14:anchorId="025075A3" wp14:editId="63BDADFA">
            <wp:extent cx="4585335" cy="2756535"/>
            <wp:effectExtent l="0" t="0" r="0" b="0"/>
            <wp:docPr id="3" name="Диаграмма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9CC658D" w14:textId="40FF4664" w:rsidR="00467272" w:rsidRPr="00525A1A" w:rsidRDefault="0086410D" w:rsidP="00467272">
      <w:pPr>
        <w:pStyle w:val="affa"/>
      </w:pPr>
      <w:r>
        <w:t>Рисунок 2</w:t>
      </w:r>
      <w:r>
        <w:rPr>
          <w:lang w:val="ru-RU"/>
        </w:rPr>
        <w:t xml:space="preserve"> </w:t>
      </w:r>
      <w:r w:rsidR="00467272" w:rsidRPr="00525A1A">
        <w:t>Статистика использования мобильных ОС в 2015 году</w:t>
      </w:r>
    </w:p>
    <w:p w14:paraId="51607EBB" w14:textId="5B12E9FC" w:rsidR="00467272" w:rsidRPr="00525A1A" w:rsidRDefault="00467272" w:rsidP="00467272">
      <w:pPr>
        <w:ind w:firstLine="567"/>
        <w:rPr>
          <w:szCs w:val="28"/>
          <w:shd w:val="clear" w:color="auto" w:fill="FFFFFF"/>
          <w:lang w:eastAsia="ja-JP"/>
          <w:rPrChange w:id="61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</w:pPr>
      <w:r w:rsidRPr="00525A1A">
        <w:rPr>
          <w:szCs w:val="28"/>
          <w:shd w:val="clear" w:color="auto" w:fill="FFFFFF"/>
          <w:lang w:eastAsia="ja-JP"/>
          <w:rPrChange w:id="62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При возросшем спросе появилась проблема отсутствия масштабирования интерфейса ЭСУОП, из-за которого пользование системой на мобильных устройствах затрудняется. На экранах смартфонов физический размер элементов взаимодействия становится слишком мал и для надежного управления системой, приходится масштабировать экран в браузере. На примере </w:t>
      </w:r>
      <w:r w:rsidRPr="00525A1A">
        <w:rPr>
          <w:szCs w:val="28"/>
          <w:shd w:val="clear" w:color="auto" w:fill="FFFFFF"/>
          <w:lang w:val="en-US" w:eastAsia="ja-JP"/>
          <w:rPrChange w:id="63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Xiaomi</w:t>
      </w:r>
      <w:r w:rsidRPr="00525A1A">
        <w:rPr>
          <w:szCs w:val="28"/>
          <w:shd w:val="clear" w:color="auto" w:fill="FFFFFF"/>
          <w:lang w:eastAsia="ja-JP"/>
          <w:rPrChange w:id="64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 </w:t>
      </w:r>
      <w:r w:rsidRPr="00525A1A">
        <w:rPr>
          <w:szCs w:val="28"/>
          <w:shd w:val="clear" w:color="auto" w:fill="FFFFFF"/>
          <w:lang w:val="en-US" w:eastAsia="ja-JP"/>
          <w:rPrChange w:id="65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Mi</w:t>
      </w:r>
      <w:r w:rsidRPr="00525A1A">
        <w:rPr>
          <w:szCs w:val="28"/>
          <w:shd w:val="clear" w:color="auto" w:fill="FFFFFF"/>
          <w:lang w:eastAsia="ja-JP"/>
          <w:rPrChange w:id="66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 4</w:t>
      </w:r>
      <w:r w:rsidRPr="00525A1A">
        <w:rPr>
          <w:szCs w:val="28"/>
          <w:shd w:val="clear" w:color="auto" w:fill="FFFFFF"/>
          <w:lang w:val="en-US" w:eastAsia="ja-JP"/>
          <w:rPrChange w:id="67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i</w:t>
      </w:r>
      <w:r w:rsidRPr="00525A1A">
        <w:rPr>
          <w:szCs w:val="28"/>
          <w:shd w:val="clear" w:color="auto" w:fill="FFFFFF"/>
          <w:lang w:eastAsia="ja-JP"/>
          <w:rPrChange w:id="68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. Данный смартфон обладает </w:t>
      </w:r>
      <w:ins w:id="69" w:author="SANYA SHOOMKA" w:date="2016-04-14T15:19:00Z">
        <w:r w:rsidRPr="00525A1A">
          <w:rPr>
            <w:szCs w:val="28"/>
            <w:shd w:val="clear" w:color="auto" w:fill="FFFFFF"/>
            <w:lang w:eastAsia="ja-JP"/>
            <w:rPrChange w:id="70" w:author="SANYA SHOOMKA" w:date="2016-04-14T17:10:00Z">
              <w:rPr>
                <w:color w:val="000000"/>
                <w:szCs w:val="28"/>
                <w:shd w:val="clear" w:color="auto" w:fill="FFFFFF"/>
                <w:lang w:eastAsia="ja-JP"/>
              </w:rPr>
            </w:rPrChange>
          </w:rPr>
          <w:t>пяти</w:t>
        </w:r>
      </w:ins>
      <w:commentRangeStart w:id="71"/>
      <w:del w:id="72" w:author="SANYA SHOOMKA" w:date="2016-04-14T15:19:00Z">
        <w:r w:rsidRPr="00525A1A" w:rsidDel="00525A1A">
          <w:rPr>
            <w:szCs w:val="28"/>
            <w:shd w:val="clear" w:color="auto" w:fill="FFFFFF"/>
            <w:lang w:eastAsia="ja-JP"/>
            <w:rPrChange w:id="73" w:author="SANYA SHOOMKA" w:date="2016-04-14T17:10:00Z">
              <w:rPr>
                <w:color w:val="000000"/>
                <w:szCs w:val="28"/>
                <w:shd w:val="clear" w:color="auto" w:fill="FFFFFF"/>
                <w:lang w:eastAsia="ja-JP"/>
              </w:rPr>
            </w:rPrChange>
          </w:rPr>
          <w:delText>5</w:delText>
        </w:r>
        <w:commentRangeEnd w:id="71"/>
        <w:r w:rsidRPr="00525A1A" w:rsidDel="00525A1A">
          <w:rPr>
            <w:rStyle w:val="afffd"/>
          </w:rPr>
          <w:commentReference w:id="71"/>
        </w:r>
      </w:del>
      <w:del w:id="74" w:author="SANYA SHOOMKA" w:date="2016-04-14T15:18:00Z">
        <w:r w:rsidRPr="00525A1A" w:rsidDel="00525A1A">
          <w:rPr>
            <w:szCs w:val="28"/>
            <w:shd w:val="clear" w:color="auto" w:fill="FFFFFF"/>
            <w:lang w:eastAsia="ja-JP"/>
            <w:rPrChange w:id="75" w:author="SANYA SHOOMKA" w:date="2016-04-14T17:10:00Z">
              <w:rPr>
                <w:color w:val="000000"/>
                <w:szCs w:val="28"/>
                <w:shd w:val="clear" w:color="auto" w:fill="FFFFFF"/>
                <w:lang w:eastAsia="ja-JP"/>
              </w:rPr>
            </w:rPrChange>
          </w:rPr>
          <w:delText>-ти</w:delText>
        </w:r>
      </w:del>
      <w:del w:id="76" w:author="SANYA SHOOMKA" w:date="2016-04-14T15:19:00Z">
        <w:r w:rsidRPr="00525A1A" w:rsidDel="00525A1A">
          <w:rPr>
            <w:szCs w:val="28"/>
            <w:shd w:val="clear" w:color="auto" w:fill="FFFFFF"/>
            <w:lang w:eastAsia="ja-JP"/>
            <w:rPrChange w:id="77" w:author="SANYA SHOOMKA" w:date="2016-04-14T17:10:00Z">
              <w:rPr>
                <w:color w:val="000000"/>
                <w:szCs w:val="28"/>
                <w:shd w:val="clear" w:color="auto" w:fill="FFFFFF"/>
                <w:lang w:eastAsia="ja-JP"/>
              </w:rPr>
            </w:rPrChange>
          </w:rPr>
          <w:delText xml:space="preserve"> </w:delText>
        </w:r>
      </w:del>
      <w:r w:rsidRPr="00525A1A">
        <w:rPr>
          <w:szCs w:val="28"/>
          <w:shd w:val="clear" w:color="auto" w:fill="FFFFFF"/>
          <w:lang w:eastAsia="ja-JP"/>
          <w:rPrChange w:id="78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дюймовом экраном с разрешением 1920*1080, что обуславливает характеристику </w:t>
      </w:r>
      <w:r w:rsidRPr="00525A1A">
        <w:rPr>
          <w:szCs w:val="28"/>
          <w:shd w:val="clear" w:color="auto" w:fill="FFFFFF"/>
          <w:lang w:val="en-US" w:eastAsia="ja-JP"/>
          <w:rPrChange w:id="79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ppi</w:t>
      </w:r>
      <w:r w:rsidRPr="00525A1A">
        <w:rPr>
          <w:szCs w:val="28"/>
          <w:shd w:val="clear" w:color="auto" w:fill="FFFFFF"/>
          <w:lang w:eastAsia="ja-JP"/>
          <w:rPrChange w:id="80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 (</w:t>
      </w:r>
      <w:r w:rsidRPr="00525A1A">
        <w:rPr>
          <w:szCs w:val="28"/>
          <w:shd w:val="clear" w:color="auto" w:fill="FFFFFF"/>
          <w:lang w:val="en-US" w:eastAsia="ja-JP"/>
          <w:rPrChange w:id="81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pixels</w:t>
      </w:r>
      <w:r w:rsidRPr="00525A1A">
        <w:rPr>
          <w:szCs w:val="28"/>
          <w:shd w:val="clear" w:color="auto" w:fill="FFFFFF"/>
          <w:lang w:eastAsia="ja-JP"/>
          <w:rPrChange w:id="82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 </w:t>
      </w:r>
      <w:r w:rsidRPr="00525A1A">
        <w:rPr>
          <w:szCs w:val="28"/>
          <w:shd w:val="clear" w:color="auto" w:fill="FFFFFF"/>
          <w:lang w:val="en-US" w:eastAsia="ja-JP"/>
          <w:rPrChange w:id="83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per</w:t>
      </w:r>
      <w:r w:rsidRPr="00525A1A">
        <w:rPr>
          <w:szCs w:val="28"/>
          <w:shd w:val="clear" w:color="auto" w:fill="FFFFFF"/>
          <w:lang w:eastAsia="ja-JP"/>
          <w:rPrChange w:id="84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 </w:t>
      </w:r>
      <w:r w:rsidRPr="00525A1A">
        <w:rPr>
          <w:szCs w:val="28"/>
          <w:shd w:val="clear" w:color="auto" w:fill="FFFFFF"/>
          <w:lang w:val="en-US" w:eastAsia="ja-JP"/>
          <w:rPrChange w:id="85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inch</w:t>
      </w:r>
      <w:r w:rsidRPr="00525A1A">
        <w:rPr>
          <w:szCs w:val="28"/>
          <w:shd w:val="clear" w:color="auto" w:fill="FFFFFF"/>
          <w:lang w:eastAsia="ja-JP"/>
          <w:rPrChange w:id="86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) в 441. Согласно стандартам </w:t>
      </w:r>
      <w:r w:rsidRPr="00525A1A">
        <w:rPr>
          <w:szCs w:val="28"/>
          <w:shd w:val="clear" w:color="auto" w:fill="FFFFFF"/>
          <w:lang w:val="en-US" w:eastAsia="ja-JP"/>
          <w:rPrChange w:id="87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Google</w:t>
      </w:r>
      <w:r w:rsidRPr="00525A1A">
        <w:rPr>
          <w:szCs w:val="28"/>
          <w:shd w:val="clear" w:color="auto" w:fill="FFFFFF"/>
          <w:lang w:eastAsia="ja-JP"/>
          <w:rPrChange w:id="88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, ширина кнопок должна составлять 48 </w:t>
      </w:r>
      <w:r w:rsidRPr="00525A1A">
        <w:rPr>
          <w:szCs w:val="28"/>
          <w:shd w:val="clear" w:color="auto" w:fill="FFFFFF"/>
          <w:lang w:val="en-US" w:eastAsia="ja-JP"/>
          <w:rPrChange w:id="89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dp</w:t>
      </w:r>
      <w:r w:rsidRPr="00525A1A">
        <w:rPr>
          <w:szCs w:val="28"/>
          <w:shd w:val="clear" w:color="auto" w:fill="FFFFFF"/>
          <w:lang w:eastAsia="ja-JP"/>
          <w:rPrChange w:id="90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 (</w:t>
      </w:r>
      <w:r w:rsidRPr="00525A1A">
        <w:rPr>
          <w:szCs w:val="28"/>
          <w:shd w:val="clear" w:color="auto" w:fill="FFFFFF"/>
          <w:lang w:val="en-US" w:eastAsia="ja-JP"/>
          <w:rPrChange w:id="91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density</w:t>
      </w:r>
      <w:r w:rsidRPr="00525A1A">
        <w:rPr>
          <w:szCs w:val="28"/>
          <w:shd w:val="clear" w:color="auto" w:fill="FFFFFF"/>
          <w:lang w:eastAsia="ja-JP"/>
          <w:rPrChange w:id="92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>-</w:t>
      </w:r>
      <w:r w:rsidRPr="00525A1A">
        <w:rPr>
          <w:szCs w:val="28"/>
          <w:shd w:val="clear" w:color="auto" w:fill="FFFFFF"/>
          <w:lang w:val="en-US" w:eastAsia="ja-JP"/>
          <w:rPrChange w:id="93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independent</w:t>
      </w:r>
      <w:r w:rsidRPr="00525A1A">
        <w:rPr>
          <w:szCs w:val="28"/>
          <w:shd w:val="clear" w:color="auto" w:fill="FFFFFF"/>
          <w:lang w:eastAsia="ja-JP"/>
          <w:rPrChange w:id="94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 </w:t>
      </w:r>
      <w:r w:rsidRPr="00525A1A">
        <w:rPr>
          <w:szCs w:val="28"/>
          <w:shd w:val="clear" w:color="auto" w:fill="FFFFFF"/>
          <w:lang w:val="en-US" w:eastAsia="ja-JP"/>
          <w:rPrChange w:id="95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pixels</w:t>
      </w:r>
      <w:r w:rsidRPr="00525A1A">
        <w:rPr>
          <w:szCs w:val="28"/>
          <w:shd w:val="clear" w:color="auto" w:fill="FFFFFF"/>
          <w:lang w:eastAsia="ja-JP"/>
          <w:rPrChange w:id="96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). Формула </w:t>
      </w:r>
      <w:r w:rsidRPr="00525A1A">
        <w:rPr>
          <w:szCs w:val="28"/>
          <w:shd w:val="clear" w:color="auto" w:fill="FFFFFF"/>
          <w:lang w:eastAsia="ja-JP"/>
          <w:rPrChange w:id="97" w:author="SANYA SHOOMKA" w:date="2016-04-14T17:10:00Z">
            <w:rPr>
              <w:color w:val="000000"/>
              <w:szCs w:val="28"/>
              <w:highlight w:val="yellow"/>
              <w:shd w:val="clear" w:color="auto" w:fill="FFFFFF"/>
              <w:lang w:eastAsia="ja-JP"/>
            </w:rPr>
          </w:rPrChange>
        </w:rPr>
        <w:t xml:space="preserve">(1) </w:t>
      </w:r>
      <w:r w:rsidRPr="00525A1A">
        <w:rPr>
          <w:szCs w:val="28"/>
          <w:shd w:val="clear" w:color="auto" w:fill="FFFFFF"/>
          <w:lang w:eastAsia="ja-JP"/>
          <w:rPrChange w:id="98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расчета </w:t>
      </w:r>
      <w:r w:rsidRPr="00525A1A">
        <w:rPr>
          <w:szCs w:val="28"/>
          <w:shd w:val="clear" w:color="auto" w:fill="FFFFFF"/>
          <w:lang w:val="en-US" w:eastAsia="ja-JP"/>
          <w:rPrChange w:id="99" w:author="SANYA SHOOMKA" w:date="2016-04-14T17:10:00Z">
            <w:rPr>
              <w:color w:val="000000"/>
              <w:szCs w:val="28"/>
              <w:shd w:val="clear" w:color="auto" w:fill="FFFFFF"/>
              <w:lang w:val="en-US" w:eastAsia="ja-JP"/>
            </w:rPr>
          </w:rPrChange>
        </w:rPr>
        <w:t>dp</w:t>
      </w:r>
      <w:r w:rsidRPr="00525A1A">
        <w:rPr>
          <w:szCs w:val="28"/>
          <w:shd w:val="clear" w:color="auto" w:fill="FFFFFF"/>
          <w:lang w:eastAsia="ja-JP"/>
          <w:rPrChange w:id="100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  <w:t xml:space="preserve"> такова: </w:t>
      </w:r>
    </w:p>
    <w:p w14:paraId="7DEAA1B9" w14:textId="03F88148" w:rsidR="00467272" w:rsidRPr="00525A1A" w:rsidRDefault="00467272">
      <w:pPr>
        <w:pStyle w:val="affffb"/>
        <w:rPr>
          <w:rStyle w:val="afffc"/>
          <w:b w:val="0"/>
          <w:bCs w:val="0"/>
          <w:i w:val="0"/>
          <w:rPrChange w:id="101" w:author="SANYA SHOOMKA" w:date="2016-04-14T17:10:00Z">
            <w:rPr>
              <w:rStyle w:val="afffc"/>
              <w:rFonts w:eastAsia="Calibri"/>
              <w:b w:val="0"/>
              <w:bCs w:val="0"/>
              <w:i/>
              <w:color w:val="212121"/>
              <w:spacing w:val="2"/>
              <w:szCs w:val="28"/>
              <w:shd w:val="clear" w:color="auto" w:fill="FAFAFA"/>
            </w:rPr>
          </w:rPrChange>
        </w:rPr>
        <w:pPrChange w:id="102" w:author="SANYA SHOOMKA" w:date="2016-04-20T19:19:00Z">
          <w:pPr>
            <w:jc w:val="center"/>
          </w:pPr>
        </w:pPrChange>
      </w:pPr>
      <m:oMathPara>
        <m:oMath>
          <m:r>
            <w:del w:id="103" w:author="SANYA SHOOMKA" w:date="2016-04-20T19:20:00Z">
              <w:rPr>
                <w:rFonts w:ascii="Cambria Math" w:hAnsi="Cambria Math"/>
                <w:lang w:val="en-US"/>
                <w:rPrChange w:id="104" w:author="SANYA SHOOMKA" w:date="2016-04-14T17:10:00Z">
                  <w:rPr>
                    <w:rFonts w:ascii="Cambria Math" w:hAnsi="Cambria Math"/>
                    <w:color w:val="212121"/>
                    <w:sz w:val="22"/>
                    <w:lang w:val="en-US"/>
                  </w:rPr>
                </w:rPrChange>
              </w:rPr>
              <w:lastRenderedPageBreak/>
              <m:t>dp</m:t>
            </w:del>
          </m:r>
          <m:r>
            <w:ins w:id="105" w:author="SANYA SHOOMKA" w:date="2016-04-20T19:20:00Z">
              <w:rPr>
                <w:rFonts w:ascii="Cambria Math"/>
                <w:lang w:val="en-US"/>
              </w:rPr>
              <m:t>dp</m:t>
            </w:ins>
          </m:r>
          <m:r>
            <w:rPr>
              <w:rFonts w:ascii="Cambria Math" w:hAnsi="Cambria Math"/>
              <w:rPrChange w:id="106" w:author="SANYA SHOOMKA" w:date="2016-04-14T17:10:00Z">
                <w:rPr>
                  <w:rFonts w:ascii="Cambria Math" w:hAnsi="Cambria Math"/>
                  <w:color w:val="212121"/>
                  <w:sz w:val="22"/>
                </w:rPr>
              </w:rPrChange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rPrChange w:id="107" w:author="SANYA SHOOMKA" w:date="2016-04-14T17:10:00Z">
                        <w:rPr>
                          <w:rFonts w:ascii="Cambria Math" w:hAnsi="Cambria Math" w:hint="eastAsia"/>
                          <w:color w:val="212121"/>
                          <w:sz w:val="22"/>
                        </w:rPr>
                      </w:rPrChange>
                    </w:rPr>
                    <m:t>Ширина</m:t>
                  </m:r>
                  <m:r>
                    <w:rPr>
                      <w:rFonts w:ascii="Cambria Math" w:hAnsi="Cambria Math"/>
                      <w:rPrChange w:id="108" w:author="SANYA SHOOMKA" w:date="2016-04-14T17:10:00Z">
                        <w:rPr>
                          <w:rFonts w:ascii="Cambria Math" w:hAnsi="Cambria Math"/>
                          <w:color w:val="212121"/>
                          <w:sz w:val="22"/>
                        </w:rPr>
                      </w:rPrChange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rPrChange w:id="109" w:author="SANYA SHOOMKA" w:date="2016-04-14T17:10:00Z">
                        <w:rPr>
                          <w:rFonts w:ascii="Cambria Math" w:hAnsi="Cambria Math" w:hint="eastAsia"/>
                          <w:color w:val="212121"/>
                          <w:sz w:val="22"/>
                        </w:rPr>
                      </w:rPrChange>
                    </w:rPr>
                    <m:t>элемента</m:t>
                  </m:r>
                  <m:r>
                    <w:rPr>
                      <w:rFonts w:ascii="Cambria Math" w:hAnsi="Cambria Math"/>
                      <w:rPrChange w:id="110" w:author="SANYA SHOOMKA" w:date="2016-04-14T17:10:00Z">
                        <w:rPr>
                          <w:rFonts w:ascii="Cambria Math" w:hAnsi="Cambria Math"/>
                          <w:color w:val="212121"/>
                          <w:sz w:val="22"/>
                        </w:rPr>
                      </w:rPrChange>
                    </w:rPr>
                    <m:t xml:space="preserve"> * </m:t>
                  </m:r>
                  <m:r>
                    <w:rPr>
                      <w:rFonts w:ascii="Cambria Math" w:hAnsi="Cambria Math"/>
                      <w:rPrChange w:id="111" w:author="SANYA SHOOMKA" w:date="2016-04-20T19:20:00Z">
                        <w:rPr>
                          <w:rFonts w:ascii="Cambria Math" w:hAnsi="Cambria Math"/>
                          <w:color w:val="212121"/>
                          <w:sz w:val="22"/>
                        </w:rPr>
                      </w:rPrChange>
                    </w:rPr>
                    <m:t>160</m:t>
                  </m:r>
                </m:e>
              </m:d>
            </m:num>
            <m:den>
              <m:r>
                <w:rPr>
                  <w:rFonts w:ascii="Cambria Math" w:hAnsi="Cambria Math" w:hint="eastAsia"/>
                  <w:rPrChange w:id="112" w:author="SANYA SHOOMKA" w:date="2016-04-14T17:10:00Z">
                    <w:rPr>
                      <w:rFonts w:ascii="Cambria Math" w:hAnsi="Cambria Math" w:hint="eastAsia"/>
                      <w:color w:val="212121"/>
                      <w:sz w:val="22"/>
                    </w:rPr>
                  </w:rPrChange>
                </w:rPr>
                <m:t>Плотность</m:t>
              </m:r>
              <m:r>
                <w:rPr>
                  <w:rFonts w:ascii="Cambria Math" w:hAnsi="Cambria Math"/>
                  <w:rPrChange w:id="113" w:author="SANYA SHOOMKA" w:date="2016-04-14T17:10:00Z">
                    <w:rPr>
                      <w:rFonts w:ascii="Cambria Math" w:hAnsi="Cambria Math"/>
                      <w:color w:val="212121"/>
                      <w:sz w:val="22"/>
                    </w:rPr>
                  </w:rPrChange>
                </w:rPr>
                <m:t xml:space="preserve"> </m:t>
              </m:r>
              <m:r>
                <w:rPr>
                  <w:rFonts w:ascii="Cambria Math" w:hAnsi="Cambria Math" w:hint="eastAsia"/>
                  <w:rPrChange w:id="114" w:author="SANYA SHOOMKA" w:date="2016-04-14T17:10:00Z">
                    <w:rPr>
                      <w:rFonts w:ascii="Cambria Math" w:hAnsi="Cambria Math" w:hint="eastAsia"/>
                      <w:color w:val="212121"/>
                      <w:sz w:val="22"/>
                    </w:rPr>
                  </w:rPrChange>
                </w:rPr>
                <m:t>пикселей</m:t>
              </m:r>
              <m:r>
                <w:rPr>
                  <w:rFonts w:ascii="Cambria Math" w:hAnsi="Cambria Math"/>
                  <w:rPrChange w:id="115" w:author="SANYA SHOOMKA" w:date="2016-04-14T17:10:00Z">
                    <w:rPr>
                      <w:rFonts w:ascii="Cambria Math" w:hAnsi="Cambria Math"/>
                      <w:color w:val="212121"/>
                      <w:sz w:val="22"/>
                    </w:rPr>
                  </w:rPrChange>
                </w:rPr>
                <m:t xml:space="preserve"> </m:t>
              </m:r>
              <m:r>
                <w:rPr>
                  <w:rFonts w:ascii="Cambria Math" w:hAnsi="Cambria Math" w:hint="eastAsia"/>
                  <w:rPrChange w:id="116" w:author="SANYA SHOOMKA" w:date="2016-04-14T17:10:00Z">
                    <w:rPr>
                      <w:rFonts w:ascii="Cambria Math" w:hAnsi="Cambria Math" w:hint="eastAsia"/>
                      <w:color w:val="212121"/>
                      <w:sz w:val="22"/>
                    </w:rPr>
                  </w:rPrChange>
                </w:rPr>
                <m:t>на</m:t>
              </m:r>
              <m:r>
                <w:rPr>
                  <w:rFonts w:ascii="Cambria Math" w:hAnsi="Cambria Math"/>
                  <w:rPrChange w:id="117" w:author="SANYA SHOOMKA" w:date="2016-04-14T17:10:00Z">
                    <w:rPr>
                      <w:rFonts w:ascii="Cambria Math" w:hAnsi="Cambria Math"/>
                      <w:color w:val="212121"/>
                      <w:sz w:val="22"/>
                    </w:rPr>
                  </w:rPrChange>
                </w:rPr>
                <m:t xml:space="preserve"> </m:t>
              </m:r>
              <m:r>
                <w:rPr>
                  <w:rFonts w:ascii="Cambria Math" w:hAnsi="Cambria Math" w:hint="eastAsia"/>
                  <w:rPrChange w:id="118" w:author="SANYA SHOOMKA" w:date="2016-04-14T17:10:00Z">
                    <w:rPr>
                      <w:rFonts w:ascii="Cambria Math" w:hAnsi="Cambria Math" w:hint="eastAsia"/>
                      <w:color w:val="212121"/>
                      <w:sz w:val="22"/>
                    </w:rPr>
                  </w:rPrChange>
                </w:rPr>
                <m:t>экране</m:t>
              </m:r>
            </m:den>
          </m:f>
        </m:oMath>
      </m:oMathPara>
    </w:p>
    <w:p w14:paraId="2D4B3596" w14:textId="36B63F2A" w:rsidR="00467272" w:rsidRPr="00525A1A" w:rsidRDefault="00892C2D" w:rsidP="00467272">
      <w:pPr>
        <w:pStyle w:val="affffa"/>
        <w:ind w:firstLine="0"/>
        <w:rPr>
          <w:color w:val="auto"/>
          <w:rPrChange w:id="119" w:author="SANYA SHOOMKA" w:date="2016-04-14T17:10:00Z">
            <w:rPr/>
          </w:rPrChange>
        </w:rPr>
      </w:pPr>
      <w:r w:rsidRPr="00A11DF9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EC83FC3" wp14:editId="394F5C45">
                <wp:simplePos x="0" y="0"/>
                <wp:positionH relativeFrom="margin">
                  <wp:posOffset>5224780</wp:posOffset>
                </wp:positionH>
                <wp:positionV relativeFrom="paragraph">
                  <wp:posOffset>-557530</wp:posOffset>
                </wp:positionV>
                <wp:extent cx="828675" cy="1404620"/>
                <wp:effectExtent l="0" t="0" r="9525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71A2C" w14:textId="77777777" w:rsidR="00892C2D" w:rsidRDefault="00892C2D" w:rsidP="00467272">
                            <w:r w:rsidRPr="00483466">
                              <w:rPr>
                                <w:rPrChange w:id="120" w:author="SANYA SHOOMKA" w:date="2016-04-20T19:16:00Z">
                                  <w:rPr>
                                    <w:highlight w:val="yellow"/>
                                  </w:rPr>
                                </w:rPrChange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C83FC3" id="Надпись 2" o:spid="_x0000_s1030" type="#_x0000_t202" style="position:absolute;left:0;text-align:left;margin-left:411.4pt;margin-top:-43.9pt;width:65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" stroked="f">
                <v:textbox style="mso-fit-shape-to-text:t">
                  <w:txbxContent>
                    <w:p w14:paraId="14371A2C" w14:textId="77777777" w:rsidR="00892C2D" w:rsidRDefault="00892C2D" w:rsidP="00467272">
                      <w:r w:rsidRPr="00483466">
                        <w:rPr>
                          <w:rPrChange w:id="121" w:author="SANYA SHOOMKA" w:date="2016-04-20T19:16:00Z">
                            <w:rPr>
                              <w:highlight w:val="yellow"/>
                            </w:rPr>
                          </w:rPrChange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ins w:id="122" w:author="SANYA SHOOMKA" w:date="2016-04-14T15:21:00Z">
        <w:r w:rsidR="00467272" w:rsidRPr="00525A1A">
          <w:rPr>
            <w:noProof/>
            <w:color w:val="auto"/>
            <w:lang w:eastAsia="ru-RU"/>
            <w:rPrChange w:id="123" w:author="SANYA SHOOMKA" w:date="2016-04-14T17:10:00Z">
              <w:rPr>
                <w:noProof/>
                <w:lang w:eastAsia="ru-RU"/>
              </w:rPr>
            </w:rPrChange>
          </w:rPr>
          <mc:AlternateContent>
            <mc:Choice Requires="wps">
              <w:drawing>
                <wp:anchor distT="45720" distB="45720" distL="114300" distR="114300" simplePos="0" relativeHeight="251666432" behindDoc="0" locked="0" layoutInCell="1" allowOverlap="1" wp14:anchorId="206C859C" wp14:editId="4DCAF79A">
                  <wp:simplePos x="0" y="0"/>
                  <wp:positionH relativeFrom="margin">
                    <wp:align>right</wp:align>
                  </wp:positionH>
                  <wp:positionV relativeFrom="paragraph">
                    <wp:posOffset>929005</wp:posOffset>
                  </wp:positionV>
                  <wp:extent cx="857250" cy="1404620"/>
                  <wp:effectExtent l="0" t="0" r="0" b="0"/>
                  <wp:wrapSquare wrapText="bothSides"/>
                  <wp:docPr id="1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5725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F3D524" w14:textId="77777777" w:rsidR="00892C2D" w:rsidRDefault="00892C2D" w:rsidP="00467272">
                              <w:r w:rsidRPr="00483466">
                                <w:rPr>
                                  <w:rPrChange w:id="124" w:author="SANYA SHOOMKA" w:date="2016-04-20T19:16:00Z">
                                    <w:rPr>
                                      <w:highlight w:val="yellow"/>
                                    </w:rPr>
                                  </w:rPrChange>
                                </w:rPr>
                                <w:t>(</w:t>
                              </w:r>
                              <w:del w:id="125" w:author="SANYA SHOOMKA" w:date="2016-04-14T15:21:00Z">
                                <w:r w:rsidRPr="00483466" w:rsidDel="00525A1A">
                                  <w:rPr>
                                    <w:rPrChange w:id="126" w:author="SANYA SHOOMKA" w:date="2016-04-20T19:16:00Z">
                                      <w:rPr>
                                        <w:highlight w:val="yellow"/>
                                      </w:rPr>
                                    </w:rPrChange>
                                  </w:rPr>
                                  <w:delText>1</w:delText>
                                </w:r>
                              </w:del>
                              <w:ins w:id="127" w:author="SANYA SHOOMKA" w:date="2016-04-14T15:21:00Z">
                                <w:r w:rsidRPr="00483466">
                                  <w:rPr>
                                    <w:rPrChange w:id="128" w:author="SANYA SHOOMKA" w:date="2016-04-20T19:16:00Z">
                                      <w:rPr>
                                        <w:highlight w:val="yellow"/>
                                      </w:rPr>
                                    </w:rPrChange>
                                  </w:rPr>
                                  <w:t>2</w:t>
                                </w:r>
                              </w:ins>
                              <w:r w:rsidRPr="00483466">
                                <w:rPr>
                                  <w:rPrChange w:id="129" w:author="SANYA SHOOMKA" w:date="2016-04-20T19:16:00Z">
                                    <w:rPr>
                                      <w:highlight w:val="yellow"/>
                                    </w:rPr>
                                  </w:rPrChange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206C859C" id="_x0000_s1031" type="#_x0000_t202" style="position:absolute;left:0;text-align:left;margin-left:16.3pt;margin-top:73.15pt;width:67.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" stroked="f">
                  <v:textbox style="mso-fit-shape-to-text:t">
                    <w:txbxContent>
                      <w:p w14:paraId="20F3D524" w14:textId="77777777" w:rsidR="00892C2D" w:rsidRDefault="00892C2D" w:rsidP="00467272">
                        <w:r w:rsidRPr="00483466">
                          <w:rPr>
                            <w:rPrChange w:id="130" w:author="SANYA SHOOMKA" w:date="2016-04-20T19:16:00Z">
                              <w:rPr>
                                <w:highlight w:val="yellow"/>
                              </w:rPr>
                            </w:rPrChange>
                          </w:rPr>
                          <w:t>(</w:t>
                        </w:r>
                        <w:del w:id="131" w:author="SANYA SHOOMKA" w:date="2016-04-14T15:21:00Z">
                          <w:r w:rsidRPr="00483466" w:rsidDel="00525A1A">
                            <w:rPr>
                              <w:rPrChange w:id="132" w:author="SANYA SHOOMKA" w:date="2016-04-20T19:16:00Z">
                                <w:rPr>
                                  <w:highlight w:val="yellow"/>
                                </w:rPr>
                              </w:rPrChange>
                            </w:rPr>
                            <w:delText>1</w:delText>
                          </w:r>
                        </w:del>
                        <w:ins w:id="133" w:author="SANYA SHOOMKA" w:date="2016-04-14T15:21:00Z">
                          <w:r w:rsidRPr="00483466">
                            <w:rPr>
                              <w:rPrChange w:id="134" w:author="SANYA SHOOMKA" w:date="2016-04-20T19:16:00Z">
                                <w:rPr>
                                  <w:highlight w:val="yellow"/>
                                </w:rPr>
                              </w:rPrChange>
                            </w:rPr>
                            <w:t>2</w:t>
                          </w:r>
                        </w:ins>
                        <w:r w:rsidRPr="00483466">
                          <w:rPr>
                            <w:rPrChange w:id="135" w:author="SANYA SHOOMKA" w:date="2016-04-20T19:16:00Z">
                              <w:rPr>
                                <w:highlight w:val="yellow"/>
                              </w:rPr>
                            </w:rPrChange>
                          </w:rPr>
                          <w:t>)</w:t>
                        </w: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</w:ins>
      <w:r w:rsidR="00467272" w:rsidRPr="00525A1A">
        <w:rPr>
          <w:color w:val="auto"/>
          <w:rPrChange w:id="136" w:author="SANYA SHOOMKA" w:date="2016-04-14T17:10:00Z">
            <w:rPr/>
          </w:rPrChange>
        </w:rPr>
        <w:t xml:space="preserve">Количество пикселов в ширине кнопки «Итоговые оценки» на </w:t>
      </w:r>
      <w:r w:rsidR="00467272" w:rsidRPr="00525A1A">
        <w:rPr>
          <w:color w:val="auto"/>
          <w:lang w:val="en-US"/>
          <w:rPrChange w:id="137" w:author="SANYA SHOOMKA" w:date="2016-04-14T17:10:00Z">
            <w:rPr>
              <w:lang w:val="en-US"/>
            </w:rPr>
          </w:rPrChange>
        </w:rPr>
        <w:t>Xiaomi</w:t>
      </w:r>
      <w:r w:rsidR="00467272" w:rsidRPr="00525A1A">
        <w:rPr>
          <w:color w:val="auto"/>
          <w:rPrChange w:id="138" w:author="SANYA SHOOMKA" w:date="2016-04-14T17:10:00Z">
            <w:rPr/>
          </w:rPrChange>
        </w:rPr>
        <w:t xml:space="preserve"> </w:t>
      </w:r>
      <w:r w:rsidR="00467272" w:rsidRPr="00525A1A">
        <w:rPr>
          <w:color w:val="auto"/>
          <w:lang w:val="en-US"/>
          <w:rPrChange w:id="139" w:author="SANYA SHOOMKA" w:date="2016-04-14T17:10:00Z">
            <w:rPr>
              <w:lang w:val="en-US"/>
            </w:rPr>
          </w:rPrChange>
        </w:rPr>
        <w:t>Mi</w:t>
      </w:r>
      <w:r w:rsidR="00467272" w:rsidRPr="00525A1A">
        <w:rPr>
          <w:color w:val="auto"/>
          <w:rPrChange w:id="140" w:author="SANYA SHOOMKA" w:date="2016-04-14T17:10:00Z">
            <w:rPr/>
          </w:rPrChange>
        </w:rPr>
        <w:t>4</w:t>
      </w:r>
      <w:r w:rsidR="00467272" w:rsidRPr="00525A1A">
        <w:rPr>
          <w:color w:val="auto"/>
          <w:lang w:val="en-US"/>
          <w:rPrChange w:id="141" w:author="SANYA SHOOMKA" w:date="2016-04-14T17:10:00Z">
            <w:rPr>
              <w:lang w:val="en-US"/>
            </w:rPr>
          </w:rPrChange>
        </w:rPr>
        <w:t>i</w:t>
      </w:r>
      <w:r w:rsidR="00467272" w:rsidRPr="00525A1A">
        <w:rPr>
          <w:color w:val="auto"/>
          <w:rPrChange w:id="142" w:author="SANYA SHOOMKA" w:date="2016-04-14T17:10:00Z">
            <w:rPr/>
          </w:rPrChange>
        </w:rPr>
        <w:t xml:space="preserve"> составляет 32,41 </w:t>
      </w:r>
      <w:del w:id="143" w:author="SANYA SHOOMKA" w:date="2016-04-14T15:20:00Z">
        <w:r w:rsidR="00467272" w:rsidRPr="00525A1A" w:rsidDel="00525A1A">
          <w:rPr>
            <w:color w:val="auto"/>
            <w:rPrChange w:id="144" w:author="SANYA SHOOMKA" w:date="2016-04-14T17:10:00Z">
              <w:rPr/>
            </w:rPrChange>
          </w:rPr>
          <w:delText>пикселов</w:delText>
        </w:r>
      </w:del>
      <w:ins w:id="145" w:author="SANYA SHOOMKA" w:date="2016-04-14T15:20:00Z">
        <w:r w:rsidR="00467272" w:rsidRPr="00525A1A">
          <w:rPr>
            <w:color w:val="auto"/>
            <w:rPrChange w:id="146" w:author="SANYA SHOOMKA" w:date="2016-04-14T17:10:00Z">
              <w:rPr/>
            </w:rPrChange>
          </w:rPr>
          <w:t>пикселей</w:t>
        </w:r>
      </w:ins>
      <w:r w:rsidR="00467272" w:rsidRPr="00525A1A">
        <w:rPr>
          <w:color w:val="auto"/>
          <w:rPrChange w:id="147" w:author="SANYA SHOOMKA" w:date="2016-04-14T17:10:00Z">
            <w:rPr/>
          </w:rPrChange>
        </w:rPr>
        <w:t xml:space="preserve">. </w:t>
      </w:r>
      <w:del w:id="148" w:author="SANYA SHOOMKA" w:date="2016-04-14T15:20:00Z">
        <w:r w:rsidR="00467272" w:rsidRPr="00525A1A" w:rsidDel="00525A1A">
          <w:rPr>
            <w:color w:val="auto"/>
            <w:rPrChange w:id="149" w:author="SANYA SHOOMKA" w:date="2016-04-14T17:10:00Z">
              <w:rPr/>
            </w:rPrChange>
          </w:rPr>
          <w:delText xml:space="preserve">Тогда </w:delText>
        </w:r>
      </w:del>
      <w:ins w:id="150" w:author="SANYA SHOOMKA" w:date="2016-04-14T15:20:00Z">
        <w:r w:rsidR="00467272" w:rsidRPr="00525A1A">
          <w:rPr>
            <w:color w:val="auto"/>
            <w:rPrChange w:id="151" w:author="SANYA SHOOMKA" w:date="2016-04-14T17:10:00Z">
              <w:rPr/>
            </w:rPrChange>
          </w:rPr>
          <w:t>К</w:t>
        </w:r>
      </w:ins>
      <w:del w:id="152" w:author="SANYA SHOOMKA" w:date="2016-04-14T15:20:00Z">
        <w:r w:rsidR="00467272" w:rsidRPr="00525A1A" w:rsidDel="00525A1A">
          <w:rPr>
            <w:color w:val="auto"/>
            <w:rPrChange w:id="153" w:author="SANYA SHOOMKA" w:date="2016-04-14T17:10:00Z">
              <w:rPr/>
            </w:rPrChange>
          </w:rPr>
          <w:delText>к</w:delText>
        </w:r>
      </w:del>
      <w:r w:rsidR="00467272" w:rsidRPr="00525A1A">
        <w:rPr>
          <w:color w:val="auto"/>
          <w:rPrChange w:id="154" w:author="SANYA SHOOMKA" w:date="2016-04-14T17:10:00Z">
            <w:rPr/>
          </w:rPrChange>
        </w:rPr>
        <w:t xml:space="preserve">оличество </w:t>
      </w:r>
      <w:r w:rsidR="00467272" w:rsidRPr="00525A1A">
        <w:rPr>
          <w:color w:val="auto"/>
          <w:lang w:val="en-US"/>
          <w:rPrChange w:id="155" w:author="SANYA SHOOMKA" w:date="2016-04-14T17:10:00Z">
            <w:rPr>
              <w:lang w:val="en-US"/>
            </w:rPr>
          </w:rPrChange>
        </w:rPr>
        <w:t>dp</w:t>
      </w:r>
      <w:r w:rsidR="00467272" w:rsidRPr="00525A1A">
        <w:rPr>
          <w:color w:val="auto"/>
          <w:rPrChange w:id="156" w:author="SANYA SHOOMKA" w:date="2016-04-14T17:10:00Z">
            <w:rPr/>
          </w:rPrChange>
        </w:rPr>
        <w:t xml:space="preserve"> в этой кнопке </w:t>
      </w:r>
      <w:ins w:id="157" w:author="SANYA SHOOMKA" w:date="2016-04-14T15:20:00Z">
        <w:r w:rsidR="00467272" w:rsidRPr="00525A1A">
          <w:rPr>
            <w:color w:val="auto"/>
            <w:rPrChange w:id="158" w:author="SANYA SHOOMKA" w:date="2016-04-14T17:10:00Z">
              <w:rPr/>
            </w:rPrChange>
          </w:rPr>
          <w:t xml:space="preserve">для данного случая рассчитано в </w:t>
        </w:r>
      </w:ins>
      <w:ins w:id="159" w:author="SANYA SHOOMKA" w:date="2016-04-14T15:22:00Z">
        <w:r w:rsidR="00467272" w:rsidRPr="00525A1A">
          <w:rPr>
            <w:color w:val="auto"/>
            <w:rPrChange w:id="160" w:author="SANYA SHOOMKA" w:date="2016-04-14T17:10:00Z">
              <w:rPr/>
            </w:rPrChange>
          </w:rPr>
          <w:t xml:space="preserve">следующей </w:t>
        </w:r>
      </w:ins>
      <w:ins w:id="161" w:author="SANYA SHOOMKA" w:date="2016-04-14T15:20:00Z">
        <w:r w:rsidR="00467272" w:rsidRPr="00525A1A">
          <w:rPr>
            <w:color w:val="auto"/>
            <w:rPrChange w:id="162" w:author="SANYA SHOOMKA" w:date="2016-04-14T17:10:00Z">
              <w:rPr/>
            </w:rPrChange>
          </w:rPr>
          <w:t>формуле (2)</w:t>
        </w:r>
      </w:ins>
      <w:del w:id="163" w:author="SANYA SHOOMKA" w:date="2016-04-14T15:20:00Z">
        <w:r w:rsidR="00467272" w:rsidRPr="00525A1A" w:rsidDel="00525A1A">
          <w:rPr>
            <w:color w:val="auto"/>
            <w:rPrChange w:id="164" w:author="SANYA SHOOMKA" w:date="2016-04-14T17:10:00Z">
              <w:rPr/>
            </w:rPrChange>
          </w:rPr>
          <w:delText>составляет</w:delText>
        </w:r>
      </w:del>
      <w:r w:rsidR="00467272" w:rsidRPr="00525A1A">
        <w:rPr>
          <w:color w:val="auto"/>
          <w:rPrChange w:id="165" w:author="SANYA SHOOMKA" w:date="2016-04-14T17:10:00Z">
            <w:rPr/>
          </w:rPrChange>
        </w:rPr>
        <w:t>:</w:t>
      </w:r>
    </w:p>
    <w:p w14:paraId="39538D3D" w14:textId="77777777" w:rsidR="00467272" w:rsidRPr="00D2172C" w:rsidRDefault="00892C2D">
      <w:pPr>
        <w:pStyle w:val="affffb"/>
        <w:rPr>
          <w:i w:val="0"/>
          <w:rPrChange w:id="166" w:author="SANYA SHOOMKA" w:date="2016-04-20T19:20:00Z">
            <w:rPr>
              <w:i/>
              <w:lang w:val="en-US"/>
            </w:rPr>
          </w:rPrChange>
        </w:rPr>
        <w:pPrChange w:id="167" w:author="SANYA SHOOMKA" w:date="2016-04-20T19:20:00Z">
          <w:pPr>
            <w:pStyle w:val="affffa"/>
            <w:ind w:firstLine="0"/>
            <w:jc w:val="center"/>
          </w:pPr>
        </w:pPrChange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 xml:space="preserve">32.41 </m:t>
              </m:r>
              <m:r>
                <w:del w:id="168" w:author="SANYA SHOOMKA" w:date="2016-04-20T19:15:00Z">
                  <w:rPr>
                    <w:rFonts w:ascii="Cambria Math" w:hAnsi="Cambria Math" w:hint="eastAsia"/>
                  </w:rPr>
                  <m:t>пи</m:t>
                </w:del>
              </m:r>
              <m:r>
                <w:ins w:id="169" w:author="SANYA SHOOMKA" w:date="2016-04-20T19:21:00Z">
                  <w:rPr>
                    <w:rFonts w:ascii="Cambria Math" w:hAnsi="Cambria Math" w:hint="eastAsia"/>
                  </w:rPr>
                  <m:t>пикселей</m:t>
                </w:ins>
              </m:r>
              <m:r>
                <w:ins w:id="170" w:author="SANYA SHOOMKA" w:date="2016-04-20T19:21:00Z">
                  <w:rPr>
                    <w:rFonts w:ascii="Cambria Math" w:hAnsi="Cambria Math"/>
                  </w:rPr>
                  <m:t xml:space="preserve"> </m:t>
                </w:ins>
              </m:r>
              <m:r>
                <w:del w:id="171" w:author="SANYA SHOOMKA" w:date="2016-04-20T19:15:00Z">
                  <w:rPr>
                    <w:rFonts w:ascii="Cambria Math" w:hAnsi="Cambria Math" w:hint="eastAsia"/>
                  </w:rPr>
                  <m:t>к</m:t>
                </w:del>
              </m:r>
              <m:r>
                <w:del w:id="172" w:author="SANYA SHOOMKA" w:date="2016-04-20T19:21:00Z">
                  <w:rPr>
                    <w:rFonts w:ascii="Cambria Math" w:hAnsi="Cambria Math" w:hint="eastAsia"/>
                  </w:rPr>
                  <m:t>селей</m:t>
                </w:del>
              </m:r>
              <m:r>
                <w:rPr>
                  <w:rFonts w:ascii="Cambria Math" w:hAnsi="Cambria Math"/>
                </w:rPr>
                <m:t>*160</m:t>
              </m:r>
            </m:num>
            <m:den>
              <m:r>
                <w:rPr>
                  <w:rFonts w:ascii="Cambria Math" w:hAnsi="Cambria Math" w:hint="eastAsia"/>
                </w:rPr>
                <m:t>441</m:t>
              </m:r>
            </m:den>
          </m:f>
          <m:r>
            <w:rPr>
              <w:rFonts w:ascii="Cambria Math" w:hAnsi="Cambria Math" w:hint="eastAsia"/>
            </w:rPr>
            <m:t xml:space="preserve">=11.76 </m:t>
          </m:r>
          <m:r>
            <w:rPr>
              <w:rFonts w:ascii="Cambria Math" w:hAnsi="Cambria Math"/>
              <w:rPrChange w:id="173" w:author="SANYA SHOOMKA" w:date="2016-04-20T19:20:00Z">
                <w:rPr>
                  <w:rFonts w:ascii="Cambria Math" w:hAnsi="Cambria Math"/>
                  <w:lang w:val="en-US"/>
                </w:rPr>
              </w:rPrChange>
            </w:rPr>
            <m:t>dp</m:t>
          </m:r>
        </m:oMath>
      </m:oMathPara>
    </w:p>
    <w:p w14:paraId="555E3D84" w14:textId="77777777" w:rsidR="00467272" w:rsidRPr="0060310A" w:rsidRDefault="00467272">
      <w:pPr>
        <w:pStyle w:val="afff3"/>
        <w:pPrChange w:id="174" w:author="SANYA SHOOMKA" w:date="2016-04-23T22:44:00Z">
          <w:pPr>
            <w:pStyle w:val="affffa"/>
            <w:ind w:firstLine="0"/>
          </w:pPr>
        </w:pPrChange>
      </w:pPr>
      <w:r w:rsidRPr="0060310A">
        <w:t xml:space="preserve">Таким образом, на примере кнопки «Итоговые оценки» </w:t>
      </w:r>
      <w:r w:rsidRPr="00525A1A">
        <w:rPr>
          <w:rPrChange w:id="175" w:author="SANYA SHOOMKA" w:date="2016-04-14T17:10:00Z">
            <w:rPr>
              <w:highlight w:val="yellow"/>
            </w:rPr>
          </w:rPrChange>
        </w:rPr>
        <w:t>видно</w:t>
      </w:r>
      <w:r w:rsidRPr="0060310A">
        <w:t xml:space="preserve">, </w:t>
      </w:r>
      <w:r w:rsidRPr="00525A1A">
        <w:rPr>
          <w:rPrChange w:id="176" w:author="SANYA SHOOMKA" w:date="2016-04-14T17:10:00Z">
            <w:rPr>
              <w:highlight w:val="yellow"/>
            </w:rPr>
          </w:rPrChange>
        </w:rPr>
        <w:t>что</w:t>
      </w:r>
      <w:r w:rsidRPr="0060310A">
        <w:t xml:space="preserve"> размер элемента взаимодействия примерно в </w:t>
      </w:r>
      <w:del w:id="177" w:author="SANYA SHOOMKA" w:date="2016-04-14T16:07:00Z">
        <w:r w:rsidRPr="00525A1A" w:rsidDel="00525A1A">
          <w:rPr>
            <w:rPrChange w:id="178" w:author="SANYA SHOOMKA" w:date="2016-04-14T17:10:00Z">
              <w:rPr>
                <w:color w:val="FF0000"/>
              </w:rPr>
            </w:rPrChange>
          </w:rPr>
          <w:delText xml:space="preserve">4 </w:delText>
        </w:r>
      </w:del>
      <w:ins w:id="179" w:author="SANYA SHOOMKA" w:date="2016-04-14T16:07:00Z">
        <w:r w:rsidRPr="00525A1A">
          <w:rPr>
            <w:lang w:val="ru-RU"/>
            <w:rPrChange w:id="180" w:author="SANYA SHOOMKA" w:date="2016-04-14T17:10:00Z">
              <w:rPr>
                <w:color w:val="FF0000"/>
              </w:rPr>
            </w:rPrChange>
          </w:rPr>
          <w:t xml:space="preserve">четыре </w:t>
        </w:r>
      </w:ins>
      <w:r w:rsidRPr="0060310A">
        <w:t xml:space="preserve">раза меньше рекомендуемого стандартами </w:t>
      </w:r>
      <w:r w:rsidRPr="0060310A">
        <w:rPr>
          <w:lang w:val="en-US"/>
        </w:rPr>
        <w:t>Google</w:t>
      </w:r>
      <w:r w:rsidRPr="0060310A">
        <w:t xml:space="preserve">. </w:t>
      </w:r>
    </w:p>
    <w:p w14:paraId="1B6AE16C" w14:textId="77777777" w:rsidR="00467272" w:rsidRPr="00525A1A" w:rsidRDefault="00467272" w:rsidP="00467272">
      <w:pPr>
        <w:jc w:val="center"/>
        <w:rPr>
          <w:szCs w:val="28"/>
          <w:shd w:val="clear" w:color="auto" w:fill="FFFFFF"/>
          <w:lang w:eastAsia="ja-JP"/>
          <w:rPrChange w:id="181" w:author="SANYA SHOOMKA" w:date="2016-04-14T17:10:00Z">
            <w:rPr>
              <w:color w:val="000000"/>
              <w:szCs w:val="28"/>
              <w:shd w:val="clear" w:color="auto" w:fill="FFFFFF"/>
              <w:lang w:eastAsia="ja-JP"/>
            </w:rPr>
          </w:rPrChange>
        </w:rPr>
      </w:pPr>
      <w:r w:rsidRPr="0060310A">
        <w:rPr>
          <w:noProof/>
        </w:rPr>
        <w:drawing>
          <wp:inline distT="0" distB="0" distL="0" distR="0" wp14:anchorId="23FDACC7" wp14:editId="06CA1317">
            <wp:extent cx="3819525" cy="5313344"/>
            <wp:effectExtent l="0" t="0" r="0" b="1905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33" cy="53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B85C" w14:textId="0BA28DCD" w:rsidR="00467272" w:rsidRPr="00525A1A" w:rsidRDefault="0086410D" w:rsidP="00467272">
      <w:pPr>
        <w:pStyle w:val="affa"/>
        <w:rPr>
          <w:shd w:val="clear" w:color="auto" w:fill="FFFFFF"/>
          <w:lang w:eastAsia="ja-JP"/>
        </w:rPr>
      </w:pPr>
      <w:r>
        <w:rPr>
          <w:shd w:val="clear" w:color="auto" w:fill="FFFFFF"/>
          <w:lang w:eastAsia="ja-JP"/>
        </w:rPr>
        <w:t>Рисунок 3</w:t>
      </w:r>
      <w:r>
        <w:rPr>
          <w:shd w:val="clear" w:color="auto" w:fill="FFFFFF"/>
          <w:lang w:val="ru-RU" w:eastAsia="ja-JP"/>
        </w:rPr>
        <w:t xml:space="preserve"> </w:t>
      </w:r>
      <w:r w:rsidR="00467272" w:rsidRPr="00525A1A">
        <w:rPr>
          <w:shd w:val="clear" w:color="auto" w:fill="FFFFFF"/>
          <w:lang w:eastAsia="ja-JP"/>
        </w:rPr>
        <w:t>Главная страница студента</w:t>
      </w:r>
    </w:p>
    <w:bookmarkEnd w:id="31"/>
    <w:bookmarkEnd w:id="32"/>
    <w:bookmarkEnd w:id="33"/>
    <w:p w14:paraId="0FEB903E" w14:textId="77777777" w:rsidR="00467272" w:rsidRPr="00525A1A" w:rsidRDefault="00467272" w:rsidP="00467272">
      <w:pPr>
        <w:spacing w:line="240" w:lineRule="auto"/>
        <w:rPr>
          <w:rFonts w:ascii="Arial" w:hAnsi="Arial"/>
          <w:szCs w:val="28"/>
          <w:lang w:eastAsia="x-none"/>
        </w:rPr>
      </w:pPr>
      <w:r w:rsidRPr="00525A1A">
        <w:br w:type="page"/>
      </w:r>
    </w:p>
    <w:p w14:paraId="5B0966E0" w14:textId="77777777" w:rsidR="00467272" w:rsidRPr="00525A1A" w:rsidRDefault="00467272" w:rsidP="00B05EDA">
      <w:pPr>
        <w:pStyle w:val="a8"/>
      </w:pPr>
      <w:bookmarkStart w:id="182" w:name="_Toc453256148"/>
      <w:r w:rsidRPr="00525A1A">
        <w:lastRenderedPageBreak/>
        <w:t>Пути решения поставленной задачи</w:t>
      </w:r>
      <w:bookmarkEnd w:id="182"/>
    </w:p>
    <w:p w14:paraId="12BC7CBD" w14:textId="54980D82" w:rsidR="00467272" w:rsidRPr="00525A1A" w:rsidRDefault="00467272" w:rsidP="00467272">
      <w:pPr>
        <w:ind w:firstLine="567"/>
      </w:pPr>
      <w:r w:rsidRPr="00525A1A">
        <w:t xml:space="preserve">Для решения проблемы масштабирования ЭСУОП существует два </w:t>
      </w:r>
      <w:r w:rsidR="00DF3FCD">
        <w:t>пути</w:t>
      </w:r>
      <w:r w:rsidRPr="00525A1A">
        <w:t>, каждый из вариантов решения имеет свои преимущества и недостатки:</w:t>
      </w:r>
    </w:p>
    <w:p w14:paraId="640A1E92" w14:textId="77777777" w:rsidR="00467272" w:rsidRPr="00525A1A" w:rsidRDefault="00467272">
      <w:pPr>
        <w:pStyle w:val="ab"/>
        <w:numPr>
          <w:ilvl w:val="0"/>
          <w:numId w:val="7"/>
        </w:numPr>
        <w:rPr>
          <w:rPrChange w:id="183" w:author="SANYA SHOOMKA" w:date="2016-04-14T17:10:00Z">
            <w:rPr>
              <w:lang w:eastAsia="ru-RU"/>
            </w:rPr>
          </w:rPrChange>
        </w:rPr>
        <w:pPrChange w:id="184" w:author="SANYA SHOOMKA" w:date="2016-04-20T19:23:00Z">
          <w:pPr>
            <w:pStyle w:val="af0"/>
            <w:numPr>
              <w:numId w:val="40"/>
            </w:numPr>
            <w:spacing w:before="200"/>
            <w:ind w:left="1287" w:hanging="360"/>
          </w:pPr>
        </w:pPrChange>
      </w:pPr>
      <w:r w:rsidRPr="00525A1A">
        <w:rPr>
          <w:rPrChange w:id="185" w:author="SANYA SHOOMKA" w:date="2016-04-14T17:10:00Z">
            <w:rPr>
              <w:lang w:eastAsia="ru-RU"/>
            </w:rPr>
          </w:rPrChange>
        </w:rPr>
        <w:t>Разработка адаптивного веб-дизайна ЭСУОП</w:t>
      </w:r>
    </w:p>
    <w:p w14:paraId="7343C4EA" w14:textId="77777777" w:rsidR="00467272" w:rsidRPr="00525A1A" w:rsidRDefault="00467272">
      <w:pPr>
        <w:pStyle w:val="a4"/>
        <w:pPrChange w:id="186" w:author="SANYA SHOOMKA" w:date="2016-04-23T22:42:00Z">
          <w:pPr>
            <w:spacing w:before="240" w:line="240" w:lineRule="auto"/>
            <w:ind w:left="1275"/>
          </w:pPr>
        </w:pPrChange>
      </w:pPr>
      <w:del w:id="187" w:author="SANYA SHOOMKA" w:date="2016-04-20T19:25:00Z">
        <w:r w:rsidRPr="00525A1A" w:rsidDel="003A36A6">
          <w:delText>Преимущества</w:delText>
        </w:r>
      </w:del>
      <w:ins w:id="188" w:author="SANYA SHOOMKA" w:date="2016-04-20T19:25:00Z">
        <w:r>
          <w:t>п</w:t>
        </w:r>
        <w:r w:rsidRPr="00525A1A">
          <w:t>реимущества</w:t>
        </w:r>
      </w:ins>
      <w:r w:rsidRPr="00525A1A">
        <w:t>:</w:t>
      </w:r>
    </w:p>
    <w:p w14:paraId="09E64B35" w14:textId="77777777" w:rsidR="00467272" w:rsidRPr="00525A1A" w:rsidRDefault="00467272">
      <w:pPr>
        <w:pStyle w:val="20"/>
        <w:pPrChange w:id="189" w:author="SANYA SHOOMKA" w:date="2016-04-23T22:42:00Z">
          <w:pPr>
            <w:numPr>
              <w:numId w:val="36"/>
            </w:numPr>
            <w:ind w:left="1995" w:hanging="360"/>
          </w:pPr>
        </w:pPrChange>
      </w:pPr>
      <w:r w:rsidRPr="00525A1A">
        <w:t>доступ из любого современного браузера;</w:t>
      </w:r>
    </w:p>
    <w:p w14:paraId="62DFF004" w14:textId="77777777" w:rsidR="00467272" w:rsidRPr="00525A1A" w:rsidRDefault="00467272">
      <w:pPr>
        <w:pStyle w:val="20"/>
        <w:pPrChange w:id="190" w:author="SANYA SHOOMKA" w:date="2016-04-23T22:42:00Z">
          <w:pPr>
            <w:numPr>
              <w:numId w:val="36"/>
            </w:numPr>
            <w:ind w:left="1995" w:hanging="360"/>
          </w:pPr>
        </w:pPrChange>
      </w:pPr>
      <w:r w:rsidRPr="00525A1A">
        <w:t>индексация поисковыми системами</w:t>
      </w:r>
      <w:del w:id="191" w:author="SANYA SHOOMKA" w:date="2016-04-20T19:24:00Z">
        <w:r w:rsidRPr="00525A1A" w:rsidDel="003A36A6">
          <w:rPr>
            <w:lang w:val="en-US"/>
          </w:rPr>
          <w:delText>.</w:delText>
        </w:r>
      </w:del>
      <w:ins w:id="192" w:author="SANYA SHOOMKA" w:date="2016-04-20T19:24:00Z">
        <w:r>
          <w:rPr>
            <w:lang w:val="en-US"/>
          </w:rPr>
          <w:t>;</w:t>
        </w:r>
      </w:ins>
    </w:p>
    <w:p w14:paraId="4407B965" w14:textId="77777777" w:rsidR="00467272" w:rsidRPr="00525A1A" w:rsidRDefault="00467272">
      <w:pPr>
        <w:pStyle w:val="a4"/>
        <w:pPrChange w:id="193" w:author="SANYA SHOOMKA" w:date="2016-04-23T22:42:00Z">
          <w:pPr>
            <w:spacing w:before="240" w:line="240" w:lineRule="auto"/>
            <w:ind w:left="1275"/>
          </w:pPr>
        </w:pPrChange>
      </w:pPr>
      <w:del w:id="194" w:author="SANYA SHOOMKA" w:date="2016-04-20T19:25:00Z">
        <w:r w:rsidRPr="00525A1A" w:rsidDel="003A36A6">
          <w:delText>Недостатки</w:delText>
        </w:r>
      </w:del>
      <w:ins w:id="195" w:author="SANYA SHOOMKA" w:date="2016-04-20T19:25:00Z">
        <w:r>
          <w:t>н</w:t>
        </w:r>
        <w:r w:rsidRPr="00525A1A">
          <w:t>едостатки</w:t>
        </w:r>
      </w:ins>
      <w:r w:rsidRPr="00525A1A">
        <w:t>:</w:t>
      </w:r>
    </w:p>
    <w:p w14:paraId="77603FC4" w14:textId="77777777" w:rsidR="00467272" w:rsidRPr="00525A1A" w:rsidRDefault="00467272">
      <w:pPr>
        <w:pStyle w:val="20"/>
        <w:pPrChange w:id="196" w:author="SANYA SHOOMKA" w:date="2016-04-23T22:42:00Z">
          <w:pPr>
            <w:numPr>
              <w:numId w:val="37"/>
            </w:numPr>
            <w:ind w:left="1995" w:hanging="360"/>
          </w:pPr>
        </w:pPrChange>
      </w:pPr>
      <w:r w:rsidRPr="00525A1A">
        <w:t>низкая производительность</w:t>
      </w:r>
      <w:ins w:id="197" w:author="SANYA SHOOMKA" w:date="2016-04-20T19:24:00Z">
        <w:r>
          <w:rPr>
            <w:lang w:val="en-US"/>
          </w:rPr>
          <w:t>.</w:t>
        </w:r>
      </w:ins>
      <w:del w:id="198" w:author="SANYA SHOOMKA" w:date="2016-04-20T19:24:00Z">
        <w:r w:rsidRPr="00525A1A" w:rsidDel="003A36A6">
          <w:rPr>
            <w:lang w:val="en-US"/>
          </w:rPr>
          <w:delText>.</w:delText>
        </w:r>
      </w:del>
    </w:p>
    <w:p w14:paraId="427B2782" w14:textId="77777777" w:rsidR="00467272" w:rsidRPr="00525A1A" w:rsidRDefault="00467272">
      <w:pPr>
        <w:pStyle w:val="ab"/>
        <w:rPr>
          <w:lang w:val="en-US" w:eastAsia="ru-RU"/>
          <w:rPrChange w:id="199" w:author="SANYA SHOOMKA" w:date="2016-04-14T17:10:00Z">
            <w:rPr>
              <w:lang w:val="en-US" w:eastAsia="ru-RU"/>
            </w:rPr>
          </w:rPrChange>
        </w:rPr>
        <w:pPrChange w:id="200" w:author="SANYA SHOOMKA" w:date="2016-04-20T19:23:00Z">
          <w:pPr>
            <w:pStyle w:val="af0"/>
            <w:numPr>
              <w:numId w:val="40"/>
            </w:numPr>
            <w:spacing w:before="200"/>
            <w:ind w:left="1287" w:hanging="360"/>
          </w:pPr>
        </w:pPrChange>
      </w:pPr>
      <w:r w:rsidRPr="003A36A6">
        <w:rPr>
          <w:rPrChange w:id="201" w:author="SANYA SHOOMKA" w:date="2016-04-20T19:23:00Z">
            <w:rPr>
              <w:lang w:eastAsia="ru-RU"/>
            </w:rPr>
          </w:rPrChange>
        </w:rPr>
        <w:t>Разработка нативного приложения</w:t>
      </w:r>
      <w:r w:rsidRPr="00525A1A">
        <w:rPr>
          <w:lang w:eastAsia="ru-RU"/>
          <w:rPrChange w:id="202" w:author="SANYA SHOOMKA" w:date="2016-04-14T17:10:00Z">
            <w:rPr>
              <w:lang w:eastAsia="ru-RU"/>
            </w:rPr>
          </w:rPrChange>
        </w:rPr>
        <w:t xml:space="preserve"> (</w:t>
      </w:r>
      <w:r w:rsidRPr="00525A1A">
        <w:rPr>
          <w:lang w:val="en-US" w:eastAsia="ru-RU"/>
          <w:rPrChange w:id="203" w:author="SANYA SHOOMKA" w:date="2016-04-14T17:10:00Z">
            <w:rPr>
              <w:lang w:val="en-US" w:eastAsia="ru-RU"/>
            </w:rPr>
          </w:rPrChange>
        </w:rPr>
        <w:t>Android)</w:t>
      </w:r>
    </w:p>
    <w:p w14:paraId="09A76FE2" w14:textId="77777777" w:rsidR="00467272" w:rsidRPr="00525A1A" w:rsidRDefault="00467272">
      <w:pPr>
        <w:pStyle w:val="a4"/>
        <w:pPrChange w:id="204" w:author="SANYA SHOOMKA" w:date="2016-04-23T22:42:00Z">
          <w:pPr>
            <w:spacing w:before="240" w:line="240" w:lineRule="auto"/>
            <w:ind w:left="1275"/>
          </w:pPr>
        </w:pPrChange>
      </w:pPr>
      <w:del w:id="205" w:author="SANYA SHOOMKA" w:date="2016-04-20T19:25:00Z">
        <w:r w:rsidRPr="00525A1A" w:rsidDel="003A36A6">
          <w:delText>Преимущества</w:delText>
        </w:r>
      </w:del>
      <w:ins w:id="206" w:author="SANYA SHOOMKA" w:date="2016-04-20T19:25:00Z">
        <w:r>
          <w:t>п</w:t>
        </w:r>
        <w:r w:rsidRPr="00525A1A">
          <w:t>реимущества</w:t>
        </w:r>
      </w:ins>
      <w:r w:rsidRPr="00525A1A">
        <w:t>:</w:t>
      </w:r>
    </w:p>
    <w:p w14:paraId="777BF9C7" w14:textId="77777777" w:rsidR="00467272" w:rsidRPr="00525A1A" w:rsidRDefault="00467272">
      <w:pPr>
        <w:pStyle w:val="20"/>
        <w:pPrChange w:id="207" w:author="SANYA SHOOMKA" w:date="2016-04-23T22:42:00Z">
          <w:pPr>
            <w:numPr>
              <w:numId w:val="38"/>
            </w:numPr>
            <w:ind w:left="2007" w:hanging="360"/>
          </w:pPr>
        </w:pPrChange>
      </w:pPr>
      <w:r w:rsidRPr="00525A1A">
        <w:t>высокая производительность</w:t>
      </w:r>
      <w:r w:rsidRPr="00525A1A">
        <w:rPr>
          <w:lang w:val="en-US"/>
        </w:rPr>
        <w:t>;</w:t>
      </w:r>
    </w:p>
    <w:p w14:paraId="6A2A4ED6" w14:textId="77777777" w:rsidR="00467272" w:rsidRPr="00525A1A" w:rsidRDefault="00467272">
      <w:pPr>
        <w:pStyle w:val="20"/>
        <w:pPrChange w:id="208" w:author="SANYA SHOOMKA" w:date="2016-04-23T22:42:00Z">
          <w:pPr>
            <w:numPr>
              <w:numId w:val="38"/>
            </w:numPr>
            <w:ind w:left="2007" w:hanging="360"/>
          </w:pPr>
        </w:pPrChange>
      </w:pPr>
      <w:r w:rsidRPr="00525A1A">
        <w:t xml:space="preserve">возможность получения </w:t>
      </w:r>
      <w:r w:rsidRPr="00525A1A">
        <w:rPr>
          <w:lang w:val="en-US"/>
        </w:rPr>
        <w:t>push-</w:t>
      </w:r>
      <w:r w:rsidRPr="00525A1A">
        <w:t>уведомлений</w:t>
      </w:r>
      <w:del w:id="209" w:author="SANYA SHOOMKA" w:date="2016-04-20T19:25:00Z">
        <w:r w:rsidRPr="00525A1A" w:rsidDel="003A36A6">
          <w:rPr>
            <w:lang w:val="en-US"/>
          </w:rPr>
          <w:delText>.</w:delText>
        </w:r>
      </w:del>
      <w:ins w:id="210" w:author="SANYA SHOOMKA" w:date="2016-04-20T19:25:00Z">
        <w:r>
          <w:rPr>
            <w:lang w:val="en-US"/>
          </w:rPr>
          <w:t>;</w:t>
        </w:r>
      </w:ins>
    </w:p>
    <w:p w14:paraId="741F5835" w14:textId="77777777" w:rsidR="00467272" w:rsidRPr="00525A1A" w:rsidRDefault="00467272">
      <w:pPr>
        <w:pStyle w:val="a4"/>
        <w:pPrChange w:id="211" w:author="SANYA SHOOMKA" w:date="2016-04-23T22:42:00Z">
          <w:pPr>
            <w:spacing w:before="240" w:line="240" w:lineRule="auto"/>
            <w:ind w:left="1275"/>
          </w:pPr>
        </w:pPrChange>
      </w:pPr>
      <w:del w:id="212" w:author="SANYA SHOOMKA" w:date="2016-04-20T19:25:00Z">
        <w:r w:rsidRPr="00525A1A" w:rsidDel="003A36A6">
          <w:delText>Недостатки</w:delText>
        </w:r>
      </w:del>
      <w:ins w:id="213" w:author="SANYA SHOOMKA" w:date="2016-04-20T19:25:00Z">
        <w:r>
          <w:t>н</w:t>
        </w:r>
        <w:r w:rsidRPr="00525A1A">
          <w:t>едостатки</w:t>
        </w:r>
      </w:ins>
      <w:r w:rsidRPr="00525A1A">
        <w:t>:</w:t>
      </w:r>
    </w:p>
    <w:p w14:paraId="7187DBBE" w14:textId="77777777" w:rsidR="00467272" w:rsidRPr="00525A1A" w:rsidRDefault="00467272">
      <w:pPr>
        <w:pStyle w:val="20"/>
        <w:pPrChange w:id="214" w:author="SANYA SHOOMKA" w:date="2016-04-23T22:42:00Z">
          <w:pPr>
            <w:numPr>
              <w:numId w:val="39"/>
            </w:numPr>
            <w:ind w:left="2007" w:hanging="360"/>
          </w:pPr>
        </w:pPrChange>
      </w:pPr>
      <w:r w:rsidRPr="00525A1A">
        <w:t xml:space="preserve">доступ только через смартфон с ОС </w:t>
      </w:r>
      <w:r w:rsidRPr="00525A1A">
        <w:rPr>
          <w:lang w:val="en-US"/>
        </w:rPr>
        <w:t>Android</w:t>
      </w:r>
      <w:r w:rsidRPr="00525A1A">
        <w:t>.</w:t>
      </w:r>
    </w:p>
    <w:p w14:paraId="0405F6D9" w14:textId="77777777" w:rsidR="00467272" w:rsidRPr="00525A1A" w:rsidRDefault="00467272" w:rsidP="00467272">
      <w:pPr>
        <w:ind w:firstLine="567"/>
      </w:pPr>
      <w:del w:id="215" w:author="SANYA SHOOMKA" w:date="2016-04-14T15:27:00Z">
        <w:r w:rsidRPr="00525A1A" w:rsidDel="00525A1A">
          <w:rPr>
            <w:rPrChange w:id="216" w:author="SANYA SHOOMKA" w:date="2016-04-14T17:10:00Z">
              <w:rPr>
                <w:color w:val="FF0000"/>
              </w:rPr>
            </w:rPrChange>
          </w:rPr>
          <w:delText xml:space="preserve">Сравнив два решения, становится </w:delText>
        </w:r>
        <w:r w:rsidRPr="00525A1A" w:rsidDel="00525A1A">
          <w:delText xml:space="preserve">понятно, что </w:delText>
        </w:r>
      </w:del>
      <w:ins w:id="217" w:author="SANYA SHOOMKA" w:date="2016-04-14T15:27:00Z">
        <w:r w:rsidRPr="00525A1A">
          <w:t>Н</w:t>
        </w:r>
      </w:ins>
      <w:del w:id="218" w:author="SANYA SHOOMKA" w:date="2016-04-14T15:27:00Z">
        <w:r w:rsidRPr="00525A1A" w:rsidDel="00525A1A">
          <w:delText>н</w:delText>
        </w:r>
      </w:del>
      <w:r w:rsidRPr="00525A1A">
        <w:t>екоторые</w:t>
      </w:r>
      <w:ins w:id="219" w:author="SANYA SHOOMKA" w:date="2016-04-14T15:27:00Z">
        <w:r w:rsidRPr="00525A1A">
          <w:t xml:space="preserve"> </w:t>
        </w:r>
      </w:ins>
      <w:del w:id="220" w:author="SANYA SHOOMKA" w:date="2016-04-14T15:27:00Z">
        <w:r w:rsidRPr="00525A1A" w:rsidDel="00525A1A">
          <w:delText xml:space="preserve"> их </w:delText>
        </w:r>
      </w:del>
      <w:r w:rsidRPr="00525A1A">
        <w:t>преимущества и недостатки</w:t>
      </w:r>
      <w:ins w:id="221" w:author="SANYA SHOOMKA" w:date="2016-04-14T15:28:00Z">
        <w:r w:rsidRPr="00525A1A">
          <w:t xml:space="preserve"> </w:t>
        </w:r>
      </w:ins>
      <w:ins w:id="222" w:author="SANYA SHOOMKA" w:date="2016-04-14T15:31:00Z">
        <w:r w:rsidRPr="00525A1A">
          <w:t>этих путей решения</w:t>
        </w:r>
      </w:ins>
      <w:ins w:id="223" w:author="SANYA SHOOMKA" w:date="2016-04-14T15:32:00Z">
        <w:r w:rsidRPr="00525A1A">
          <w:t xml:space="preserve"> задачи</w:t>
        </w:r>
      </w:ins>
      <w:r w:rsidRPr="00525A1A">
        <w:t xml:space="preserve"> имеют разное влияние при использовании их вместе с ЭСУОП. Индексация поисковыми системами не является </w:t>
      </w:r>
      <w:commentRangeStart w:id="224"/>
      <w:del w:id="225" w:author="SANYA SHOOMKA" w:date="2016-04-14T15:23:00Z">
        <w:r w:rsidRPr="00525A1A" w:rsidDel="00525A1A">
          <w:rPr>
            <w:rPrChange w:id="226" w:author="SANYA SHOOMKA" w:date="2016-04-14T17:10:00Z">
              <w:rPr>
                <w:color w:val="FF0000"/>
              </w:rPr>
            </w:rPrChange>
          </w:rPr>
          <w:delText>плюсом</w:delText>
        </w:r>
        <w:commentRangeEnd w:id="224"/>
        <w:r w:rsidRPr="00525A1A" w:rsidDel="00525A1A">
          <w:rPr>
            <w:rStyle w:val="afffd"/>
          </w:rPr>
          <w:commentReference w:id="224"/>
        </w:r>
        <w:r w:rsidRPr="00525A1A" w:rsidDel="00525A1A">
          <w:rPr>
            <w:rPrChange w:id="227" w:author="SANYA SHOOMKA" w:date="2016-04-14T17:10:00Z">
              <w:rPr>
                <w:color w:val="FF0000"/>
              </w:rPr>
            </w:rPrChange>
          </w:rPr>
          <w:delText xml:space="preserve"> </w:delText>
        </w:r>
      </w:del>
      <w:ins w:id="228" w:author="SANYA SHOOMKA" w:date="2016-04-14T15:23:00Z">
        <w:r w:rsidRPr="00525A1A">
          <w:rPr>
            <w:rPrChange w:id="229" w:author="SANYA SHOOMKA" w:date="2016-04-14T17:10:00Z">
              <w:rPr>
                <w:color w:val="FF0000"/>
              </w:rPr>
            </w:rPrChange>
          </w:rPr>
          <w:t>достоинством</w:t>
        </w:r>
      </w:ins>
      <w:ins w:id="230" w:author="SANYA SHOOMKA" w:date="2016-04-14T15:25:00Z">
        <w:r w:rsidRPr="00525A1A">
          <w:rPr>
            <w:rPrChange w:id="231" w:author="SANYA SHOOMKA" w:date="2016-04-14T17:10:00Z">
              <w:rPr>
                <w:color w:val="FF0000"/>
              </w:rPr>
            </w:rPrChange>
          </w:rPr>
          <w:t xml:space="preserve"> для </w:t>
        </w:r>
      </w:ins>
      <w:del w:id="232" w:author="SANYA SHOOMKA" w:date="2016-04-14T15:23:00Z">
        <w:r w:rsidRPr="00525A1A" w:rsidDel="00525A1A">
          <w:rPr>
            <w:rPrChange w:id="233" w:author="SANYA SHOOMKA" w:date="2016-04-14T17:10:00Z">
              <w:rPr>
                <w:color w:val="FF0000"/>
              </w:rPr>
            </w:rPrChange>
          </w:rPr>
          <w:delText>к</w:delText>
        </w:r>
      </w:del>
      <w:del w:id="234" w:author="SANYA SHOOMKA" w:date="2016-04-14T15:25:00Z">
        <w:r w:rsidRPr="00525A1A" w:rsidDel="00525A1A">
          <w:delText xml:space="preserve"> </w:delText>
        </w:r>
      </w:del>
      <w:r w:rsidRPr="00525A1A">
        <w:t>разработк</w:t>
      </w:r>
      <w:ins w:id="235" w:author="SANYA SHOOMKA" w:date="2016-04-14T15:25:00Z">
        <w:r w:rsidRPr="00525A1A">
          <w:rPr>
            <w:rPrChange w:id="236" w:author="SANYA SHOOMKA" w:date="2016-04-14T17:10:00Z">
              <w:rPr>
                <w:color w:val="FF0000"/>
              </w:rPr>
            </w:rPrChange>
          </w:rPr>
          <w:t>и</w:t>
        </w:r>
      </w:ins>
      <w:del w:id="237" w:author="SANYA SHOOMKA" w:date="2016-04-14T15:25:00Z">
        <w:r w:rsidRPr="00525A1A" w:rsidDel="00525A1A">
          <w:rPr>
            <w:rPrChange w:id="238" w:author="SANYA SHOOMKA" w:date="2016-04-14T17:10:00Z">
              <w:rPr>
                <w:color w:val="FF0000"/>
              </w:rPr>
            </w:rPrChange>
          </w:rPr>
          <w:delText>е</w:delText>
        </w:r>
        <w:r w:rsidRPr="00525A1A" w:rsidDel="00525A1A">
          <w:delText xml:space="preserve"> адаптивного веб-дизайна</w:delText>
        </w:r>
      </w:del>
      <w:r w:rsidRPr="00525A1A">
        <w:t xml:space="preserve">, поскольку это закрытая система внутри факультета. С другой стороны, отсутствие </w:t>
      </w:r>
      <w:r w:rsidRPr="00525A1A">
        <w:rPr>
          <w:lang w:val="en-US"/>
        </w:rPr>
        <w:t>push</w:t>
      </w:r>
      <w:r w:rsidRPr="00525A1A">
        <w:t xml:space="preserve">-уведомлений является серьезным </w:t>
      </w:r>
      <w:del w:id="239" w:author="SANYA SHOOMKA" w:date="2016-04-14T15:23:00Z">
        <w:r w:rsidRPr="00525A1A" w:rsidDel="00525A1A">
          <w:rPr>
            <w:rPrChange w:id="240" w:author="SANYA SHOOMKA" w:date="2016-04-14T17:10:00Z">
              <w:rPr>
                <w:color w:val="FF0000"/>
              </w:rPr>
            </w:rPrChange>
          </w:rPr>
          <w:delText>минусом</w:delText>
        </w:r>
      </w:del>
      <w:ins w:id="241" w:author="SANYA SHOOMKA" w:date="2016-04-14T15:23:00Z">
        <w:r w:rsidRPr="00525A1A">
          <w:rPr>
            <w:rPrChange w:id="242" w:author="SANYA SHOOMKA" w:date="2016-04-14T17:10:00Z">
              <w:rPr>
                <w:color w:val="FF0000"/>
              </w:rPr>
            </w:rPrChange>
          </w:rPr>
          <w:t>недостатком</w:t>
        </w:r>
      </w:ins>
      <w:r w:rsidRPr="00525A1A">
        <w:t>, так как невозможно будет в полной мере реализовать все функциональные возможности и преимущества использования ЭСУОП на мобильных устройствах. Подводя итоги, можно сделать вывод, что разработка нативного приложения является наиболее подходящим решением для поставленной задачи.</w:t>
      </w:r>
    </w:p>
    <w:p w14:paraId="73DB88D1" w14:textId="77777777" w:rsidR="00467272" w:rsidRPr="00525A1A" w:rsidRDefault="00467272" w:rsidP="00467272">
      <w:pPr>
        <w:spacing w:line="240" w:lineRule="auto"/>
        <w:rPr>
          <w:rFonts w:ascii="Arial" w:hAnsi="Arial"/>
          <w:szCs w:val="28"/>
          <w:lang w:eastAsia="x-none"/>
        </w:rPr>
      </w:pPr>
      <w:r w:rsidRPr="00525A1A">
        <w:br w:type="page"/>
      </w:r>
    </w:p>
    <w:p w14:paraId="481CBDA6" w14:textId="77777777" w:rsidR="00467272" w:rsidRPr="00525A1A" w:rsidRDefault="00467272" w:rsidP="00B05EDA">
      <w:pPr>
        <w:pStyle w:val="a8"/>
      </w:pPr>
      <w:bookmarkStart w:id="243" w:name="_Toc453256149"/>
      <w:r w:rsidRPr="00525A1A">
        <w:lastRenderedPageBreak/>
        <w:t>Обзор и сравнение аналогичных решений</w:t>
      </w:r>
      <w:bookmarkEnd w:id="243"/>
    </w:p>
    <w:p w14:paraId="11A46FBC" w14:textId="77777777" w:rsidR="00467272" w:rsidRPr="00525A1A" w:rsidRDefault="00467272" w:rsidP="00467272">
      <w:pPr>
        <w:pStyle w:val="afb"/>
        <w:rPr>
          <w:rStyle w:val="afffb"/>
          <w:i w:val="0"/>
          <w:iCs w:val="0"/>
          <w:lang w:val="ru-RU"/>
          <w:rPrChange w:id="244" w:author="SANYA SHOOMKA" w:date="2016-04-14T17:10:00Z">
            <w:rPr>
              <w:rStyle w:val="afffb"/>
              <w:rFonts w:ascii="Arial" w:eastAsia="MS Mincho" w:hAnsi="Arial"/>
              <w:i w:val="0"/>
              <w:iCs w:val="0"/>
              <w:lang w:val="ru-RU" w:eastAsia="x-none"/>
            </w:rPr>
          </w:rPrChange>
        </w:rPr>
      </w:pPr>
      <w:r w:rsidRPr="00525A1A">
        <w:rPr>
          <w:rStyle w:val="afffb"/>
          <w:i w:val="0"/>
          <w:iCs w:val="0"/>
          <w:lang w:val="ru-RU"/>
        </w:rPr>
        <w:t xml:space="preserve">В рамках анализа поставленной задачи было необходимо провести исследование аналогичных решений разработки. В итоге было выявлено </w:t>
      </w:r>
      <w:r w:rsidRPr="00525A1A">
        <w:rPr>
          <w:rStyle w:val="afffb"/>
          <w:i w:val="0"/>
          <w:iCs w:val="0"/>
          <w:lang w:val="ru-RU"/>
          <w:rPrChange w:id="245" w:author="SANYA SHOOMKA" w:date="2016-04-14T17:10:00Z">
            <w:rPr>
              <w:rStyle w:val="afffb"/>
              <w:i w:val="0"/>
              <w:iCs w:val="0"/>
              <w:color w:val="FF0000"/>
              <w:lang w:val="ru-RU"/>
            </w:rPr>
          </w:rPrChange>
        </w:rPr>
        <w:t>3 прямых аналога:</w:t>
      </w:r>
    </w:p>
    <w:p w14:paraId="6C5F3E62" w14:textId="77777777" w:rsidR="00467272" w:rsidRPr="00525A1A" w:rsidRDefault="00467272" w:rsidP="00467272">
      <w:pPr>
        <w:pStyle w:val="a4"/>
      </w:pPr>
      <w:r w:rsidRPr="00525A1A">
        <w:t>Additio – это органайзер для учителей. Он включает в себя большинство функций ЭСУОП, доступных для преподавателей, но является локальным, т.е. сохраняет информацию только на устройстве пользователя, а также он не объединен в единую систему, для взаимодействия с другими пользователями;</w:t>
      </w:r>
    </w:p>
    <w:p w14:paraId="1CE9338F" w14:textId="77777777" w:rsidR="00467272" w:rsidRPr="00525A1A" w:rsidRDefault="00467272" w:rsidP="00467272">
      <w:pPr>
        <w:pStyle w:val="a4"/>
      </w:pPr>
      <w:commentRangeStart w:id="246"/>
      <w:del w:id="247" w:author="SANYA SHOOMKA" w:date="2016-04-14T15:32:00Z">
        <w:r w:rsidRPr="00525A1A" w:rsidDel="00525A1A">
          <w:rPr>
            <w:rPrChange w:id="248" w:author="SANYA SHOOMKA" w:date="2016-04-14T17:10:00Z">
              <w:rPr>
                <w:color w:val="FF0000"/>
              </w:rPr>
            </w:rPrChange>
          </w:rPr>
          <w:delText>М</w:delText>
        </w:r>
        <w:commentRangeEnd w:id="246"/>
        <w:r w:rsidRPr="00525A1A" w:rsidDel="00525A1A">
          <w:rPr>
            <w:rStyle w:val="afffd"/>
            <w:rFonts w:ascii="Calibri" w:hAnsi="Calibri"/>
            <w:color w:val="auto"/>
            <w:lang w:eastAsia="ru-RU"/>
          </w:rPr>
          <w:commentReference w:id="246"/>
        </w:r>
        <w:r w:rsidRPr="00525A1A" w:rsidDel="00525A1A">
          <w:delText xml:space="preserve">обильное </w:delText>
        </w:r>
      </w:del>
      <w:ins w:id="249" w:author="SANYA SHOOMKA" w:date="2016-04-14T15:32:00Z">
        <w:r w:rsidRPr="00525A1A">
          <w:rPr>
            <w:rPrChange w:id="250" w:author="SANYA SHOOMKA" w:date="2016-04-14T17:10:00Z">
              <w:rPr>
                <w:color w:val="FF0000"/>
              </w:rPr>
            </w:rPrChange>
          </w:rPr>
          <w:t xml:space="preserve">мобильное </w:t>
        </w:r>
      </w:ins>
      <w:r w:rsidRPr="00525A1A">
        <w:t xml:space="preserve">приложение для ЭСУОП для системы </w:t>
      </w:r>
      <w:r w:rsidRPr="00525A1A">
        <w:rPr>
          <w:lang w:val="en-US"/>
        </w:rPr>
        <w:t>Android</w:t>
      </w:r>
      <w:r w:rsidRPr="00525A1A">
        <w:t xml:space="preserve">, 2014. Это приложение полностью повторяет цель текущей разработки. В одной из главных функций ЭСУОП – создания занятий, используется табличное представление данных, что предоставляет максимальное количество информации в один момент времени; </w:t>
      </w:r>
    </w:p>
    <w:p w14:paraId="396BB577" w14:textId="77777777" w:rsidR="00467272" w:rsidRPr="00525A1A" w:rsidRDefault="00467272" w:rsidP="00467272">
      <w:pPr>
        <w:pStyle w:val="a4"/>
        <w:rPr>
          <w:ins w:id="251" w:author="SANYA SHOOMKA" w:date="2016-04-14T16:09:00Z"/>
        </w:rPr>
      </w:pPr>
      <w:del w:id="252" w:author="SANYA SHOOMKA" w:date="2016-04-14T15:32:00Z">
        <w:r w:rsidRPr="00525A1A" w:rsidDel="00525A1A">
          <w:rPr>
            <w:rPrChange w:id="253" w:author="SANYA SHOOMKA" w:date="2016-04-14T17:10:00Z">
              <w:rPr>
                <w:color w:val="FF0000"/>
              </w:rPr>
            </w:rPrChange>
          </w:rPr>
          <w:delText xml:space="preserve">Мобильное </w:delText>
        </w:r>
      </w:del>
      <w:ins w:id="254" w:author="SANYA SHOOMKA" w:date="2016-04-14T15:32:00Z">
        <w:r w:rsidRPr="00525A1A">
          <w:rPr>
            <w:rPrChange w:id="255" w:author="SANYA SHOOMKA" w:date="2016-04-14T17:10:00Z">
              <w:rPr>
                <w:color w:val="FF0000"/>
              </w:rPr>
            </w:rPrChange>
          </w:rPr>
          <w:t xml:space="preserve">мобильное </w:t>
        </w:r>
      </w:ins>
      <w:r w:rsidRPr="00525A1A">
        <w:t xml:space="preserve">приложение для ЭСУОП для системы </w:t>
      </w:r>
      <w:r w:rsidRPr="00525A1A">
        <w:rPr>
          <w:lang w:val="en-US"/>
        </w:rPr>
        <w:t>iOS</w:t>
      </w:r>
      <w:r w:rsidRPr="00525A1A">
        <w:t>, 2014. Это приложение полностью повторяет цель текущей разработки. В отличии от предыдущего аналога, в функции создания занятия используется отображение списка студентов, что упрощает нажатие на элементы взаимодействия, однако предоставляет слишком мало информации.</w:t>
      </w:r>
    </w:p>
    <w:p w14:paraId="741D58C4" w14:textId="77777777" w:rsidR="00467272" w:rsidRPr="0060310A" w:rsidRDefault="00467272">
      <w:pPr>
        <w:pStyle w:val="afff3"/>
        <w:pPrChange w:id="256" w:author="SANYA SHOOMKA" w:date="2016-04-23T22:44:00Z">
          <w:pPr>
            <w:pStyle w:val="a4"/>
          </w:pPr>
        </w:pPrChange>
      </w:pPr>
      <w:ins w:id="257" w:author="SANYA SHOOMKA" w:date="2016-04-14T16:09:00Z">
        <w:r w:rsidRPr="00525A1A">
          <w:rPr>
            <w:rPrChange w:id="258" w:author="SANYA SHOOMKA" w:date="2016-04-14T17:10:00Z">
              <w:rPr>
                <w:rFonts w:eastAsia="MS Mincho"/>
              </w:rPr>
            </w:rPrChange>
          </w:rPr>
          <w:t>Сравнение аналогов отображено в таблице 1.</w:t>
        </w:r>
      </w:ins>
    </w:p>
    <w:p w14:paraId="24E33C6F" w14:textId="77777777" w:rsidR="00467272" w:rsidRPr="00525A1A" w:rsidRDefault="00467272">
      <w:pPr>
        <w:pStyle w:val="a4"/>
        <w:numPr>
          <w:ilvl w:val="0"/>
          <w:numId w:val="0"/>
        </w:numPr>
        <w:ind w:left="1135"/>
        <w:pPrChange w:id="259" w:author="SANYA SHOOMKA" w:date="2016-04-23T22:42:00Z">
          <w:pPr>
            <w:pStyle w:val="a4"/>
            <w:numPr>
              <w:numId w:val="0"/>
            </w:numPr>
            <w:ind w:left="0" w:firstLine="0"/>
          </w:pPr>
        </w:pPrChange>
      </w:pPr>
    </w:p>
    <w:p w14:paraId="3C923116" w14:textId="77777777" w:rsidR="00467272" w:rsidRPr="00525A1A" w:rsidRDefault="00467272">
      <w:pPr>
        <w:pStyle w:val="a4"/>
        <w:numPr>
          <w:ilvl w:val="0"/>
          <w:numId w:val="0"/>
        </w:numPr>
        <w:ind w:left="1135"/>
        <w:rPr>
          <w:rStyle w:val="afffb"/>
          <w:i w:val="0"/>
          <w:iCs w:val="0"/>
          <w:color w:val="auto"/>
          <w:rPrChange w:id="260" w:author="SANYA SHOOMKA" w:date="2016-04-14T17:10:00Z">
            <w:rPr>
              <w:rStyle w:val="afffb"/>
              <w:i w:val="0"/>
              <w:iCs w:val="0"/>
            </w:rPr>
          </w:rPrChange>
        </w:rPr>
        <w:pPrChange w:id="261" w:author="SANYA SHOOMKA" w:date="2016-04-23T22:42:00Z">
          <w:pPr>
            <w:pStyle w:val="a4"/>
            <w:numPr>
              <w:numId w:val="0"/>
            </w:numPr>
            <w:ind w:left="0" w:firstLine="0"/>
          </w:pPr>
        </w:pPrChange>
      </w:pPr>
    </w:p>
    <w:p w14:paraId="4F71ECC3" w14:textId="77777777" w:rsidR="00892C2D" w:rsidRDefault="00892C2D">
      <w:pPr>
        <w:pStyle w:val="a4"/>
        <w:numPr>
          <w:ilvl w:val="0"/>
          <w:numId w:val="0"/>
        </w:numPr>
        <w:ind w:left="1135"/>
        <w:rPr>
          <w:rStyle w:val="afffb"/>
          <w:i w:val="0"/>
          <w:iCs w:val="0"/>
          <w:color w:val="auto"/>
          <w:rPrChange w:id="262" w:author="SANYA SHOOMKA" w:date="2016-04-14T17:10:00Z">
            <w:rPr>
              <w:rStyle w:val="afffb"/>
              <w:rFonts w:ascii="Calibri" w:hAnsi="Calibri"/>
              <w:i w:val="0"/>
              <w:iCs w:val="0"/>
              <w:color w:val="auto"/>
              <w:sz w:val="22"/>
              <w:szCs w:val="22"/>
              <w:lang w:eastAsia="ru-RU"/>
            </w:rPr>
          </w:rPrChange>
        </w:rPr>
        <w:sectPr w:rsidR="00892C2D" w:rsidSect="00627DF8">
          <w:footerReference w:type="default" r:id="rId18"/>
          <w:footerReference w:type="first" r:id="rId19"/>
          <w:pgSz w:w="11906" w:h="16838"/>
          <w:pgMar w:top="1134" w:right="567" w:bottom="1134" w:left="1701" w:header="709" w:footer="709" w:gutter="0"/>
          <w:cols w:space="708"/>
          <w:docGrid w:linePitch="360"/>
        </w:sectPr>
        <w:pPrChange w:id="263" w:author="SANYA SHOOMKA" w:date="2016-04-23T22:42:00Z">
          <w:pPr>
            <w:pStyle w:val="a4"/>
            <w:numPr>
              <w:numId w:val="0"/>
            </w:numPr>
            <w:ind w:left="0" w:firstLine="0"/>
          </w:pPr>
        </w:pPrChange>
      </w:pPr>
    </w:p>
    <w:p w14:paraId="6094D186" w14:textId="77777777" w:rsidR="00467272" w:rsidRPr="00525A1A" w:rsidRDefault="00467272" w:rsidP="00467272">
      <w:pPr>
        <w:pStyle w:val="aff7"/>
        <w:keepNext/>
        <w:jc w:val="right"/>
      </w:pPr>
      <w:r w:rsidRPr="0060310A">
        <w:rPr>
          <w:i w:val="0"/>
          <w:sz w:val="28"/>
          <w:szCs w:val="28"/>
        </w:rPr>
        <w:lastRenderedPageBreak/>
        <w:t xml:space="preserve">Таблица </w:t>
      </w:r>
      <w:r w:rsidRPr="0060310A">
        <w:rPr>
          <w:i w:val="0"/>
          <w:sz w:val="28"/>
          <w:szCs w:val="28"/>
        </w:rPr>
        <w:fldChar w:fldCharType="begin"/>
      </w:r>
      <w:r w:rsidRPr="00525A1A">
        <w:rPr>
          <w:i w:val="0"/>
          <w:sz w:val="28"/>
          <w:szCs w:val="28"/>
        </w:rPr>
        <w:instrText xml:space="preserve"> SEQ Таблица \* ARABIC </w:instrText>
      </w:r>
      <w:r w:rsidRPr="0060310A">
        <w:rPr>
          <w:i w:val="0"/>
          <w:sz w:val="28"/>
          <w:szCs w:val="28"/>
          <w:rPrChange w:id="264" w:author="SANYA SHOOMKA" w:date="2016-04-14T17:10:00Z">
            <w:rPr>
              <w:i w:val="0"/>
              <w:sz w:val="28"/>
              <w:szCs w:val="28"/>
            </w:rPr>
          </w:rPrChange>
        </w:rPr>
        <w:fldChar w:fldCharType="separate"/>
      </w:r>
      <w:r w:rsidRPr="00525A1A">
        <w:rPr>
          <w:i w:val="0"/>
          <w:noProof/>
          <w:sz w:val="28"/>
          <w:szCs w:val="28"/>
        </w:rPr>
        <w:t>1</w:t>
      </w:r>
      <w:r w:rsidRPr="0060310A">
        <w:rPr>
          <w:i w:val="0"/>
          <w:sz w:val="28"/>
          <w:szCs w:val="28"/>
        </w:rPr>
        <w:fldChar w:fldCharType="end"/>
      </w:r>
    </w:p>
    <w:p w14:paraId="4836F5F8" w14:textId="77777777" w:rsidR="00467272" w:rsidRPr="00525A1A" w:rsidRDefault="00467272" w:rsidP="00467272">
      <w:pPr>
        <w:pStyle w:val="aff7"/>
        <w:keepNext/>
        <w:rPr>
          <w:i w:val="0"/>
          <w:sz w:val="28"/>
          <w:szCs w:val="28"/>
        </w:rPr>
      </w:pPr>
      <w:r w:rsidRPr="00525A1A">
        <w:rPr>
          <w:i w:val="0"/>
          <w:sz w:val="28"/>
          <w:szCs w:val="28"/>
        </w:rPr>
        <w:t>Сравнение аналогов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005"/>
        <w:gridCol w:w="4749"/>
        <w:gridCol w:w="2991"/>
        <w:gridCol w:w="2815"/>
      </w:tblGrid>
      <w:tr w:rsidR="00467272" w:rsidRPr="00525A1A" w14:paraId="2C52D0C3" w14:textId="77777777" w:rsidTr="009B432D">
        <w:trPr>
          <w:jc w:val="center"/>
        </w:trPr>
        <w:tc>
          <w:tcPr>
            <w:tcW w:w="3227" w:type="dxa"/>
            <w:shd w:val="clear" w:color="auto" w:fill="auto"/>
            <w:vAlign w:val="center"/>
          </w:tcPr>
          <w:p w14:paraId="7F870155" w14:textId="413D5423" w:rsidR="00467272" w:rsidRPr="00525A1A" w:rsidRDefault="00467272" w:rsidP="009B432D">
            <w:pPr>
              <w:pStyle w:val="affff3"/>
              <w:spacing w:line="240" w:lineRule="auto"/>
              <w:ind w:firstLine="0"/>
              <w:jc w:val="center"/>
              <w:rPr>
                <w:sz w:val="24"/>
                <w:szCs w:val="24"/>
                <w:rPrChange w:id="265" w:author="SANYA SHOOMKA" w:date="2016-04-14T17:10:00Z">
                  <w:rPr>
                    <w:highlight w:val="yellow"/>
                  </w:rPr>
                </w:rPrChange>
              </w:rPr>
            </w:pPr>
            <w:ins w:id="266" w:author="SANYA SHOOMKA" w:date="2016-04-14T16:57:00Z">
              <w:r w:rsidRPr="00525A1A">
                <w:rPr>
                  <w:sz w:val="24"/>
                  <w:szCs w:val="24"/>
                  <w:rPrChange w:id="267" w:author="SANYA SHOOMKA" w:date="2016-04-14T17:10:00Z">
                    <w:rPr>
                      <w:highlight w:val="yellow"/>
                    </w:rPr>
                  </w:rPrChange>
                </w:rPr>
                <w:t>Критери</w:t>
              </w:r>
            </w:ins>
            <w:r w:rsidR="009B432D">
              <w:rPr>
                <w:sz w:val="24"/>
                <w:szCs w:val="24"/>
              </w:rPr>
              <w:t>й</w:t>
            </w:r>
            <w:ins w:id="268" w:author="SANYA SHOOMKA" w:date="2016-04-14T16:57:00Z">
              <w:r w:rsidRPr="00525A1A">
                <w:rPr>
                  <w:sz w:val="24"/>
                  <w:szCs w:val="24"/>
                  <w:rPrChange w:id="269" w:author="SANYA SHOOMKA" w:date="2016-04-14T17:10:00Z">
                    <w:rPr>
                      <w:highlight w:val="yellow"/>
                    </w:rPr>
                  </w:rPrChange>
                </w:rPr>
                <w:t xml:space="preserve"> сравнения</w:t>
              </w:r>
            </w:ins>
            <w:del w:id="270" w:author="SANYA SHOOMKA" w:date="2016-04-14T16:08:00Z">
              <w:r w:rsidRPr="00525A1A" w:rsidDel="00525A1A">
                <w:rPr>
                  <w:sz w:val="24"/>
                  <w:szCs w:val="24"/>
                  <w:rPrChange w:id="271" w:author="SANYA SHOOMKA" w:date="2016-04-14T17:10:00Z">
                    <w:rPr>
                      <w:highlight w:val="yellow"/>
                    </w:rPr>
                  </w:rPrChange>
                </w:rPr>
                <w:delText>Критерии сравнения</w:delText>
              </w:r>
            </w:del>
          </w:p>
        </w:tc>
        <w:tc>
          <w:tcPr>
            <w:tcW w:w="3827" w:type="dxa"/>
            <w:shd w:val="clear" w:color="auto" w:fill="auto"/>
            <w:vAlign w:val="center"/>
          </w:tcPr>
          <w:p w14:paraId="794B1CB3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center"/>
              <w:rPr>
                <w:rStyle w:val="afffb"/>
                <w:i w:val="0"/>
                <w:iCs w:val="0"/>
                <w:sz w:val="24"/>
                <w:lang w:val="en-US"/>
              </w:rPr>
            </w:pPr>
            <w:r w:rsidRPr="00525A1A">
              <w:rPr>
                <w:rStyle w:val="afffb"/>
                <w:i w:val="0"/>
                <w:iCs w:val="0"/>
                <w:sz w:val="24"/>
                <w:lang w:val="en-US"/>
              </w:rPr>
              <w:t>Additio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19904EC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center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 xml:space="preserve">Мобильное приложение ЭСУОП для </w:t>
            </w:r>
            <w:r w:rsidRPr="00525A1A">
              <w:rPr>
                <w:rStyle w:val="afffb"/>
                <w:i w:val="0"/>
                <w:iCs w:val="0"/>
                <w:sz w:val="24"/>
                <w:lang w:val="en-US"/>
              </w:rPr>
              <w:t>Android</w:t>
            </w:r>
            <w:r w:rsidRPr="00525A1A">
              <w:rPr>
                <w:rStyle w:val="afffb"/>
                <w:i w:val="0"/>
                <w:iCs w:val="0"/>
                <w:sz w:val="24"/>
              </w:rPr>
              <w:t>, 2014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65EC259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center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 xml:space="preserve">Мобильное приложение ЭСУОП для </w:t>
            </w:r>
            <w:r w:rsidRPr="00525A1A">
              <w:rPr>
                <w:rStyle w:val="afffb"/>
                <w:i w:val="0"/>
                <w:iCs w:val="0"/>
                <w:sz w:val="24"/>
                <w:lang w:val="en-US"/>
              </w:rPr>
              <w:t>iOS</w:t>
            </w:r>
            <w:r w:rsidRPr="00525A1A">
              <w:rPr>
                <w:rStyle w:val="afffb"/>
                <w:i w:val="0"/>
                <w:iCs w:val="0"/>
                <w:sz w:val="24"/>
              </w:rPr>
              <w:t>, 2014</w:t>
            </w:r>
          </w:p>
        </w:tc>
      </w:tr>
      <w:tr w:rsidR="00467272" w:rsidRPr="00525A1A" w14:paraId="25E5FE77" w14:textId="77777777" w:rsidTr="009B432D">
        <w:trPr>
          <w:jc w:val="center"/>
        </w:trPr>
        <w:tc>
          <w:tcPr>
            <w:tcW w:w="3227" w:type="dxa"/>
            <w:shd w:val="clear" w:color="auto" w:fill="auto"/>
          </w:tcPr>
          <w:p w14:paraId="001F8935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  <w:rPrChange w:id="272" w:author="SANYA SHOOMKA" w:date="2016-04-14T17:10:00Z">
                  <w:rPr>
                    <w:rStyle w:val="afffb"/>
                    <w:rFonts w:ascii="Calibri" w:eastAsia="MS Mincho" w:hAnsi="Calibri"/>
                    <w:i w:val="0"/>
                    <w:iCs w:val="0"/>
                    <w:sz w:val="24"/>
                    <w:lang w:eastAsia="ru-RU"/>
                  </w:rPr>
                </w:rPrChange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Способ отображения редактирования занятия</w:t>
            </w:r>
          </w:p>
        </w:tc>
        <w:tc>
          <w:tcPr>
            <w:tcW w:w="3827" w:type="dxa"/>
            <w:shd w:val="clear" w:color="auto" w:fill="auto"/>
          </w:tcPr>
          <w:p w14:paraId="54DF6ADA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Табличный</w:t>
            </w:r>
          </w:p>
        </w:tc>
        <w:tc>
          <w:tcPr>
            <w:tcW w:w="2410" w:type="dxa"/>
            <w:shd w:val="clear" w:color="auto" w:fill="auto"/>
          </w:tcPr>
          <w:p w14:paraId="1A131AAB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Табличный</w:t>
            </w:r>
          </w:p>
        </w:tc>
        <w:tc>
          <w:tcPr>
            <w:tcW w:w="2268" w:type="dxa"/>
            <w:shd w:val="clear" w:color="auto" w:fill="auto"/>
          </w:tcPr>
          <w:p w14:paraId="69F2E271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Список</w:t>
            </w:r>
          </w:p>
        </w:tc>
      </w:tr>
      <w:tr w:rsidR="00467272" w:rsidRPr="00525A1A" w14:paraId="73C69FA6" w14:textId="77777777" w:rsidTr="009B432D">
        <w:trPr>
          <w:jc w:val="center"/>
        </w:trPr>
        <w:tc>
          <w:tcPr>
            <w:tcW w:w="3227" w:type="dxa"/>
            <w:shd w:val="clear" w:color="auto" w:fill="auto"/>
          </w:tcPr>
          <w:p w14:paraId="035FE6E9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  <w:rPrChange w:id="273" w:author="SANYA SHOOMKA" w:date="2016-04-14T17:10:00Z">
                  <w:rPr>
                    <w:rStyle w:val="afffb"/>
                    <w:rFonts w:ascii="Calibri" w:eastAsia="MS Mincho" w:hAnsi="Calibri"/>
                    <w:i w:val="0"/>
                    <w:iCs w:val="0"/>
                    <w:sz w:val="24"/>
                    <w:lang w:eastAsia="ru-RU"/>
                  </w:rPr>
                </w:rPrChange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Подключение к интернету</w:t>
            </w:r>
          </w:p>
        </w:tc>
        <w:tc>
          <w:tcPr>
            <w:tcW w:w="3827" w:type="dxa"/>
            <w:shd w:val="clear" w:color="auto" w:fill="auto"/>
          </w:tcPr>
          <w:p w14:paraId="112A3DA8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Не требуется</w:t>
            </w:r>
          </w:p>
        </w:tc>
        <w:tc>
          <w:tcPr>
            <w:tcW w:w="2410" w:type="dxa"/>
            <w:shd w:val="clear" w:color="auto" w:fill="auto"/>
          </w:tcPr>
          <w:p w14:paraId="1C8C14AC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Требуется</w:t>
            </w:r>
          </w:p>
        </w:tc>
        <w:tc>
          <w:tcPr>
            <w:tcW w:w="2268" w:type="dxa"/>
            <w:shd w:val="clear" w:color="auto" w:fill="auto"/>
          </w:tcPr>
          <w:p w14:paraId="4501DEA1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Требуется</w:t>
            </w:r>
          </w:p>
        </w:tc>
      </w:tr>
      <w:tr w:rsidR="00467272" w:rsidRPr="00525A1A" w14:paraId="2EC808D1" w14:textId="77777777" w:rsidTr="009B432D">
        <w:trPr>
          <w:jc w:val="center"/>
        </w:trPr>
        <w:tc>
          <w:tcPr>
            <w:tcW w:w="3227" w:type="dxa"/>
            <w:shd w:val="clear" w:color="auto" w:fill="auto"/>
          </w:tcPr>
          <w:p w14:paraId="25E7A95A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  <w:rPrChange w:id="274" w:author="SANYA SHOOMKA" w:date="2016-04-14T17:10:00Z">
                  <w:rPr>
                    <w:rStyle w:val="afffb"/>
                    <w:rFonts w:ascii="Calibri" w:eastAsia="MS Mincho" w:hAnsi="Calibri"/>
                    <w:i w:val="0"/>
                    <w:iCs w:val="0"/>
                    <w:sz w:val="24"/>
                    <w:lang w:eastAsia="ru-RU"/>
                  </w:rPr>
                </w:rPrChange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 xml:space="preserve">Наличие единой системы преподавателей и студентов </w:t>
            </w:r>
          </w:p>
        </w:tc>
        <w:tc>
          <w:tcPr>
            <w:tcW w:w="3827" w:type="dxa"/>
            <w:shd w:val="clear" w:color="auto" w:fill="auto"/>
          </w:tcPr>
          <w:p w14:paraId="4358B9E3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Нет, локальная система</w:t>
            </w:r>
          </w:p>
        </w:tc>
        <w:tc>
          <w:tcPr>
            <w:tcW w:w="2410" w:type="dxa"/>
            <w:shd w:val="clear" w:color="auto" w:fill="auto"/>
          </w:tcPr>
          <w:p w14:paraId="3DE00B49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Есть</w:t>
            </w:r>
          </w:p>
        </w:tc>
        <w:tc>
          <w:tcPr>
            <w:tcW w:w="2268" w:type="dxa"/>
            <w:shd w:val="clear" w:color="auto" w:fill="auto"/>
          </w:tcPr>
          <w:p w14:paraId="571DD6D8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Есть</w:t>
            </w:r>
          </w:p>
        </w:tc>
      </w:tr>
      <w:tr w:rsidR="00467272" w:rsidRPr="00525A1A" w14:paraId="58B98E08" w14:textId="77777777" w:rsidTr="009B432D">
        <w:trPr>
          <w:jc w:val="center"/>
        </w:trPr>
        <w:tc>
          <w:tcPr>
            <w:tcW w:w="3227" w:type="dxa"/>
            <w:shd w:val="clear" w:color="auto" w:fill="auto"/>
          </w:tcPr>
          <w:p w14:paraId="4B07066D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  <w:rPrChange w:id="275" w:author="SANYA SHOOMKA" w:date="2016-04-14T17:10:00Z">
                  <w:rPr>
                    <w:rStyle w:val="afffb"/>
                    <w:rFonts w:ascii="Calibri" w:eastAsia="MS Mincho" w:hAnsi="Calibri"/>
                    <w:i w:val="0"/>
                    <w:iCs w:val="0"/>
                    <w:sz w:val="24"/>
                    <w:lang w:eastAsia="ru-RU"/>
                  </w:rPr>
                </w:rPrChange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Поддержка стандартов интерфейса от платформодержателей (</w:t>
            </w:r>
            <w:r w:rsidRPr="00525A1A">
              <w:rPr>
                <w:rStyle w:val="afffb"/>
                <w:i w:val="0"/>
                <w:iCs w:val="0"/>
                <w:sz w:val="24"/>
                <w:lang w:val="en-US"/>
              </w:rPr>
              <w:t>Apple</w:t>
            </w:r>
            <w:r w:rsidRPr="00525A1A">
              <w:rPr>
                <w:rStyle w:val="afffb"/>
                <w:i w:val="0"/>
                <w:iCs w:val="0"/>
                <w:sz w:val="24"/>
              </w:rPr>
              <w:t xml:space="preserve">, </w:t>
            </w:r>
            <w:r w:rsidRPr="00525A1A">
              <w:rPr>
                <w:rStyle w:val="afffb"/>
                <w:i w:val="0"/>
                <w:iCs w:val="0"/>
                <w:sz w:val="24"/>
                <w:lang w:val="en-US"/>
              </w:rPr>
              <w:t>Google</w:t>
            </w:r>
            <w:r w:rsidRPr="00525A1A">
              <w:rPr>
                <w:rStyle w:val="afffb"/>
                <w:i w:val="0"/>
                <w:iCs w:val="0"/>
                <w:sz w:val="24"/>
              </w:rPr>
              <w:t>)</w:t>
            </w:r>
          </w:p>
        </w:tc>
        <w:tc>
          <w:tcPr>
            <w:tcW w:w="3827" w:type="dxa"/>
            <w:shd w:val="clear" w:color="auto" w:fill="auto"/>
          </w:tcPr>
          <w:p w14:paraId="678E6EE5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 xml:space="preserve">Поддержка </w:t>
            </w:r>
            <w:r w:rsidRPr="00525A1A">
              <w:rPr>
                <w:rStyle w:val="afffb"/>
                <w:i w:val="0"/>
                <w:iCs w:val="0"/>
                <w:sz w:val="24"/>
                <w:lang w:val="en-US"/>
              </w:rPr>
              <w:t>Material Design</w:t>
            </w:r>
          </w:p>
        </w:tc>
        <w:tc>
          <w:tcPr>
            <w:tcW w:w="2410" w:type="dxa"/>
            <w:shd w:val="clear" w:color="auto" w:fill="auto"/>
          </w:tcPr>
          <w:p w14:paraId="5E41253A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  <w:lang w:val="en-US"/>
              </w:rPr>
            </w:pPr>
            <w:r w:rsidRPr="00525A1A">
              <w:rPr>
                <w:rStyle w:val="afffb"/>
                <w:i w:val="0"/>
                <w:iCs w:val="0"/>
                <w:sz w:val="24"/>
              </w:rPr>
              <w:t>Нет</w:t>
            </w:r>
          </w:p>
        </w:tc>
        <w:tc>
          <w:tcPr>
            <w:tcW w:w="2268" w:type="dxa"/>
            <w:shd w:val="clear" w:color="auto" w:fill="auto"/>
          </w:tcPr>
          <w:p w14:paraId="043DFA57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rStyle w:val="afffb"/>
                <w:i w:val="0"/>
                <w:iCs w:val="0"/>
                <w:sz w:val="24"/>
                <w:lang w:val="en-US"/>
              </w:rPr>
            </w:pPr>
            <w:r w:rsidRPr="00525A1A">
              <w:rPr>
                <w:rStyle w:val="afffb"/>
                <w:i w:val="0"/>
                <w:iCs w:val="0"/>
                <w:sz w:val="24"/>
                <w:lang w:val="en-US"/>
              </w:rPr>
              <w:t>Apple’s Guidelines</w:t>
            </w:r>
          </w:p>
        </w:tc>
      </w:tr>
    </w:tbl>
    <w:p w14:paraId="618AAC1C" w14:textId="77777777" w:rsidR="00467272" w:rsidRPr="0060310A" w:rsidRDefault="00467272">
      <w:pPr>
        <w:pStyle w:val="afff3"/>
        <w:rPr>
          <w:ins w:id="276" w:author="SANYA SHOOMKA" w:date="2016-04-14T17:03:00Z"/>
        </w:rPr>
        <w:pPrChange w:id="277" w:author="SANYA SHOOMKA" w:date="2016-04-23T22:44:00Z">
          <w:pPr/>
        </w:pPrChange>
      </w:pPr>
      <w:ins w:id="278" w:author="SANYA SHOOMKA" w:date="2016-04-14T17:03:00Z">
        <w:r w:rsidRPr="0060310A">
          <w:t xml:space="preserve">В ходе обзора было выявлено, что ни один из аналогов не предоставляет гибридный способ предоставления данных, т.е. </w:t>
        </w:r>
      </w:ins>
      <w:ins w:id="279" w:author="SANYA SHOOMKA" w:date="2016-04-14T17:04:00Z">
        <w:r w:rsidRPr="0060310A">
          <w:t xml:space="preserve">в приложении доступно отображения либо в виде таблицы, либо списка. </w:t>
        </w:r>
      </w:ins>
      <w:ins w:id="280" w:author="SANYA SHOOMKA" w:date="2016-04-14T17:05:00Z">
        <w:r w:rsidRPr="0060310A">
          <w:t>П</w:t>
        </w:r>
      </w:ins>
      <w:ins w:id="281" w:author="SANYA SHOOMKA" w:date="2016-04-14T17:06:00Z">
        <w:r w:rsidRPr="0060310A">
          <w:t>оэтому текущая разработка целесообразна.</w:t>
        </w:r>
      </w:ins>
    </w:p>
    <w:p w14:paraId="1FF99AE5" w14:textId="77777777" w:rsidR="00467272" w:rsidRPr="00525A1A" w:rsidRDefault="00467272" w:rsidP="00467272">
      <w:pPr>
        <w:rPr>
          <w:lang w:eastAsia="en-US"/>
        </w:rPr>
        <w:sectPr w:rsidR="00467272" w:rsidRPr="00525A1A" w:rsidSect="00627DF8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  <w:r w:rsidRPr="00525A1A">
        <w:rPr>
          <w:lang w:eastAsia="en-US"/>
        </w:rPr>
        <w:t xml:space="preserve"> </w:t>
      </w:r>
    </w:p>
    <w:p w14:paraId="45B80C2C" w14:textId="77777777" w:rsidR="00467272" w:rsidRPr="00525A1A" w:rsidRDefault="00467272" w:rsidP="00B05EDA">
      <w:pPr>
        <w:pStyle w:val="a8"/>
      </w:pPr>
      <w:bookmarkStart w:id="282" w:name="_Toc352859251"/>
      <w:bookmarkStart w:id="283" w:name="_Toc414878734"/>
      <w:bookmarkStart w:id="284" w:name="_Toc453256150"/>
      <w:r w:rsidRPr="00525A1A">
        <w:lastRenderedPageBreak/>
        <w:t>Функциональные требования</w:t>
      </w:r>
      <w:bookmarkEnd w:id="282"/>
      <w:bookmarkEnd w:id="283"/>
      <w:bookmarkEnd w:id="284"/>
    </w:p>
    <w:p w14:paraId="40B7CAAD" w14:textId="77777777" w:rsidR="00467272" w:rsidRPr="00525A1A" w:rsidRDefault="00467272" w:rsidP="00467272">
      <w:pPr>
        <w:pStyle w:val="afff3"/>
      </w:pPr>
      <w:r w:rsidRPr="00525A1A">
        <w:t>Разрабатываемый программный продукт должен предоставлять нижеуказанные возможности</w:t>
      </w:r>
      <w:ins w:id="285" w:author="SANYA SHOOMKA" w:date="2016-04-14T15:33:00Z">
        <w:r w:rsidRPr="00525A1A">
          <w:rPr>
            <w:lang w:val="ru-RU"/>
          </w:rPr>
          <w:t>:</w:t>
        </w:r>
      </w:ins>
      <w:del w:id="286" w:author="SANYA SHOOMKA" w:date="2016-04-14T15:33:00Z">
        <w:r w:rsidRPr="00525A1A" w:rsidDel="00525A1A">
          <w:delText>.</w:delText>
        </w:r>
      </w:del>
    </w:p>
    <w:p w14:paraId="65E72EC1" w14:textId="77777777" w:rsidR="00467272" w:rsidRPr="00525A1A" w:rsidRDefault="00467272" w:rsidP="00467272">
      <w:pPr>
        <w:pStyle w:val="a4"/>
      </w:pPr>
      <w:del w:id="287" w:author="SANYA SHOOMKA" w:date="2016-04-14T15:51:00Z">
        <w:r w:rsidRPr="00525A1A" w:rsidDel="00525A1A">
          <w:rPr>
            <w:rStyle w:val="26"/>
            <w:color w:val="auto"/>
            <w:rPrChange w:id="288" w:author="SANYA SHOOMKA" w:date="2016-04-14T17:10:00Z">
              <w:rPr/>
            </w:rPrChange>
          </w:rPr>
          <w:delText xml:space="preserve">Обработка </w:delText>
        </w:r>
      </w:del>
      <w:ins w:id="289" w:author="SANYA SHOOMKA" w:date="2016-04-14T15:51:00Z">
        <w:r w:rsidRPr="00525A1A">
          <w:rPr>
            <w:rStyle w:val="26"/>
            <w:color w:val="auto"/>
            <w:rPrChange w:id="290" w:author="SANYA SHOOMKA" w:date="2016-04-14T17:10:00Z">
              <w:rPr>
                <w:rStyle w:val="26"/>
              </w:rPr>
            </w:rPrChange>
          </w:rPr>
          <w:t xml:space="preserve">обработка </w:t>
        </w:r>
      </w:ins>
      <w:r w:rsidRPr="00525A1A">
        <w:rPr>
          <w:rStyle w:val="26"/>
          <w:color w:val="auto"/>
          <w:rPrChange w:id="291" w:author="SANYA SHOOMKA" w:date="2016-04-14T17:10:00Z">
            <w:rPr>
              <w:lang w:val="en-US"/>
            </w:rPr>
          </w:rPrChange>
        </w:rPr>
        <w:t>push-уведомлений от ЭСУОП</w:t>
      </w:r>
      <w:r w:rsidRPr="00525A1A">
        <w:t>.</w:t>
      </w:r>
    </w:p>
    <w:p w14:paraId="70F98F22" w14:textId="77777777" w:rsidR="00467272" w:rsidRPr="0060310A" w:rsidRDefault="00467272">
      <w:pPr>
        <w:pStyle w:val="a4"/>
        <w:pPrChange w:id="292" w:author="SANYA SHOOMKA" w:date="2016-04-23T22:42:00Z">
          <w:pPr>
            <w:pStyle w:val="afff3"/>
          </w:pPr>
        </w:pPrChange>
      </w:pPr>
      <w:del w:id="293" w:author="SANYA SHOOMKA" w:date="2016-04-14T15:50:00Z">
        <w:r w:rsidRPr="00777467" w:rsidDel="00525A1A">
          <w:delText xml:space="preserve">Обеспечить </w:delText>
        </w:r>
      </w:del>
      <w:ins w:id="294" w:author="SANYA SHOOMKA" w:date="2016-04-14T15:50:00Z">
        <w:r w:rsidRPr="00777467">
          <w:t xml:space="preserve">обеспечить </w:t>
        </w:r>
      </w:ins>
      <w:r w:rsidRPr="00B307B8">
        <w:t>любым</w:t>
      </w:r>
      <w:r w:rsidRPr="00777467">
        <w:t xml:space="preserve"> пользователям следующие возможности:</w:t>
      </w:r>
    </w:p>
    <w:p w14:paraId="30F4F035" w14:textId="77777777" w:rsidR="00467272" w:rsidRPr="00AD4D8E" w:rsidRDefault="00467272">
      <w:pPr>
        <w:pStyle w:val="20"/>
        <w:pPrChange w:id="295" w:author="SANYA SHOOMKA" w:date="2016-04-23T22:42:00Z">
          <w:pPr>
            <w:pStyle w:val="a4"/>
          </w:pPr>
        </w:pPrChange>
      </w:pPr>
      <w:r w:rsidRPr="00525A1A">
        <w:t>просмотр расписания</w:t>
      </w:r>
      <w:commentRangeStart w:id="296"/>
      <w:del w:id="297" w:author="SANYA SHOOMKA" w:date="2016-04-20T19:11:00Z">
        <w:r w:rsidRPr="00525A1A" w:rsidDel="00483466">
          <w:rPr>
            <w:lang w:val="en-US"/>
          </w:rPr>
          <w:delText>.</w:delText>
        </w:r>
        <w:commentRangeEnd w:id="296"/>
        <w:r w:rsidDel="00483466">
          <w:rPr>
            <w:rStyle w:val="afffd"/>
            <w:rFonts w:ascii="Calibri" w:hAnsi="Calibri"/>
            <w:color w:val="auto"/>
            <w:lang w:eastAsia="ru-RU"/>
          </w:rPr>
          <w:commentReference w:id="296"/>
        </w:r>
      </w:del>
      <w:ins w:id="298" w:author="SANYA SHOOMKA" w:date="2016-04-20T19:11:00Z">
        <w:r>
          <w:rPr>
            <w:lang w:val="en-US"/>
          </w:rPr>
          <w:t>;</w:t>
        </w:r>
      </w:ins>
    </w:p>
    <w:p w14:paraId="3FAFE79D" w14:textId="77777777" w:rsidR="00467272" w:rsidRPr="00525A1A" w:rsidRDefault="00467272" w:rsidP="00467272">
      <w:pPr>
        <w:pStyle w:val="20"/>
      </w:pPr>
      <w:r w:rsidRPr="00525A1A">
        <w:t>просмотр новостей факультета</w:t>
      </w:r>
      <w:r w:rsidRPr="00525A1A">
        <w:rPr>
          <w:lang w:val="en-US"/>
        </w:rPr>
        <w:t>;</w:t>
      </w:r>
    </w:p>
    <w:p w14:paraId="5A553B04" w14:textId="77777777" w:rsidR="00467272" w:rsidRPr="0060310A" w:rsidRDefault="00467272">
      <w:pPr>
        <w:pStyle w:val="a4"/>
        <w:pPrChange w:id="299" w:author="SANYA SHOOMKA" w:date="2016-04-23T22:42:00Z">
          <w:pPr>
            <w:pStyle w:val="afff3"/>
          </w:pPr>
        </w:pPrChange>
      </w:pPr>
      <w:del w:id="300" w:author="SANYA SHOOMKA" w:date="2016-04-14T15:50:00Z">
        <w:r w:rsidRPr="00777467" w:rsidDel="00525A1A">
          <w:delText xml:space="preserve">Обеспечить </w:delText>
        </w:r>
      </w:del>
      <w:ins w:id="301" w:author="SANYA SHOOMKA" w:date="2016-04-14T15:50:00Z">
        <w:r w:rsidRPr="00777467">
          <w:t xml:space="preserve">обеспечить </w:t>
        </w:r>
      </w:ins>
      <w:r w:rsidRPr="00B307B8">
        <w:t>неавторизированным пользователям следующие возможности:</w:t>
      </w:r>
    </w:p>
    <w:p w14:paraId="12C5DF26" w14:textId="77777777" w:rsidR="00467272" w:rsidRPr="00525A1A" w:rsidRDefault="00467272">
      <w:pPr>
        <w:pStyle w:val="20"/>
        <w:pPrChange w:id="302" w:author="SANYA SHOOMKA" w:date="2016-04-23T22:42:00Z">
          <w:pPr>
            <w:pStyle w:val="a4"/>
          </w:pPr>
        </w:pPrChange>
      </w:pPr>
      <w:r w:rsidRPr="00525A1A">
        <w:t xml:space="preserve">авторизации на ресурсе, </w:t>
      </w:r>
      <w:del w:id="303" w:author="SANYA SHOOMKA" w:date="2016-04-14T15:51:00Z">
        <w:r w:rsidRPr="00525A1A" w:rsidDel="00525A1A">
          <w:rPr>
            <w:rPrChange w:id="304" w:author="SANYA SHOOMKA" w:date="2016-04-14T17:10:00Z">
              <w:rPr>
                <w:color w:val="FF0000"/>
              </w:rPr>
            </w:rPrChange>
          </w:rPr>
          <w:delText>путём указания</w:delText>
        </w:r>
      </w:del>
      <w:ins w:id="305" w:author="SANYA SHOOMKA" w:date="2016-04-14T15:51:00Z">
        <w:r w:rsidRPr="00525A1A">
          <w:rPr>
            <w:rPrChange w:id="306" w:author="SANYA SHOOMKA" w:date="2016-04-14T17:10:00Z">
              <w:rPr>
                <w:color w:val="FF0000"/>
              </w:rPr>
            </w:rPrChange>
          </w:rPr>
          <w:t>указанием</w:t>
        </w:r>
      </w:ins>
      <w:r w:rsidRPr="00525A1A">
        <w:t xml:space="preserve"> логина и пароля</w:t>
      </w:r>
      <w:del w:id="307" w:author="SANYA SHOOMKA" w:date="2016-04-20T19:11:00Z">
        <w:r w:rsidRPr="00525A1A" w:rsidDel="00483466">
          <w:delText>.</w:delText>
        </w:r>
      </w:del>
      <w:ins w:id="308" w:author="SANYA SHOOMKA" w:date="2016-04-20T19:11:00Z">
        <w:r w:rsidRPr="00483466">
          <w:rPr>
            <w:rPrChange w:id="309" w:author="SANYA SHOOMKA" w:date="2016-04-20T19:11:00Z">
              <w:rPr>
                <w:lang w:val="en-US"/>
              </w:rPr>
            </w:rPrChange>
          </w:rPr>
          <w:t>;</w:t>
        </w:r>
      </w:ins>
    </w:p>
    <w:p w14:paraId="4C0E6E59" w14:textId="77777777" w:rsidR="00467272" w:rsidRPr="0060310A" w:rsidRDefault="00467272">
      <w:pPr>
        <w:pStyle w:val="a4"/>
        <w:pPrChange w:id="310" w:author="SANYA SHOOMKA" w:date="2016-04-23T22:42:00Z">
          <w:pPr>
            <w:pStyle w:val="afff3"/>
          </w:pPr>
        </w:pPrChange>
      </w:pPr>
      <w:del w:id="311" w:author="SANYA SHOOMKA" w:date="2016-04-14T15:50:00Z">
        <w:r w:rsidRPr="00777467" w:rsidDel="00525A1A">
          <w:delText xml:space="preserve">Обеспечить </w:delText>
        </w:r>
      </w:del>
      <w:ins w:id="312" w:author="SANYA SHOOMKA" w:date="2016-04-14T15:50:00Z">
        <w:r w:rsidRPr="00777467">
          <w:t xml:space="preserve">обеспечить </w:t>
        </w:r>
      </w:ins>
      <w:r w:rsidRPr="00B307B8">
        <w:t>авторизированным пользователям следующие возмож</w:t>
      </w:r>
      <w:r w:rsidRPr="00A11DF9">
        <w:t>ности:</w:t>
      </w:r>
    </w:p>
    <w:p w14:paraId="60AC395A" w14:textId="77777777" w:rsidR="00467272" w:rsidRPr="00525A1A" w:rsidRDefault="00467272">
      <w:pPr>
        <w:pStyle w:val="20"/>
        <w:rPr>
          <w:lang w:val="x-none"/>
        </w:rPr>
        <w:pPrChange w:id="313" w:author="SANYA SHOOMKA" w:date="2016-04-23T22:42:00Z">
          <w:pPr>
            <w:pStyle w:val="a4"/>
          </w:pPr>
        </w:pPrChange>
      </w:pPr>
      <w:r w:rsidRPr="00525A1A">
        <w:t>обмен сообщениями с другими пользователями системы;</w:t>
      </w:r>
    </w:p>
    <w:p w14:paraId="4A21168C" w14:textId="77777777" w:rsidR="00467272" w:rsidRPr="00525A1A" w:rsidRDefault="00467272">
      <w:pPr>
        <w:pStyle w:val="20"/>
        <w:pPrChange w:id="314" w:author="SANYA SHOOMKA" w:date="2016-04-23T22:42:00Z">
          <w:pPr>
            <w:pStyle w:val="a4"/>
          </w:pPr>
        </w:pPrChange>
      </w:pPr>
      <w:r w:rsidRPr="00525A1A">
        <w:t>поиск других пользователей системы</w:t>
      </w:r>
      <w:r w:rsidRPr="00525A1A">
        <w:rPr>
          <w:lang w:val="en-US"/>
        </w:rPr>
        <w:t>;</w:t>
      </w:r>
    </w:p>
    <w:p w14:paraId="726AE56D" w14:textId="77777777" w:rsidR="00467272" w:rsidRPr="00525A1A" w:rsidRDefault="00467272">
      <w:pPr>
        <w:pStyle w:val="20"/>
        <w:pPrChange w:id="315" w:author="SANYA SHOOMKA" w:date="2016-04-23T22:42:00Z">
          <w:pPr>
            <w:pStyle w:val="a4"/>
          </w:pPr>
        </w:pPrChange>
      </w:pPr>
      <w:r w:rsidRPr="00525A1A">
        <w:t>просмотр своего профиля</w:t>
      </w:r>
      <w:r w:rsidRPr="00525A1A">
        <w:rPr>
          <w:lang w:val="en-US"/>
        </w:rPr>
        <w:t>;</w:t>
      </w:r>
    </w:p>
    <w:p w14:paraId="09F08E5F" w14:textId="77777777" w:rsidR="00467272" w:rsidRPr="00525A1A" w:rsidRDefault="00467272">
      <w:pPr>
        <w:pStyle w:val="20"/>
        <w:pPrChange w:id="316" w:author="SANYA SHOOMKA" w:date="2016-04-23T22:42:00Z">
          <w:pPr>
            <w:pStyle w:val="a4"/>
          </w:pPr>
        </w:pPrChange>
      </w:pPr>
      <w:r w:rsidRPr="00525A1A">
        <w:t xml:space="preserve">просмотр профилей преподавателей и их </w:t>
      </w:r>
      <w:r>
        <w:t>занятий</w:t>
      </w:r>
      <w:del w:id="317" w:author="SANYA SHOOMKA" w:date="2016-04-20T19:11:00Z">
        <w:r w:rsidRPr="00525A1A" w:rsidDel="00483466">
          <w:delText>.</w:delText>
        </w:r>
      </w:del>
      <w:ins w:id="318" w:author="SANYA SHOOMKA" w:date="2016-04-20T19:11:00Z">
        <w:r w:rsidRPr="00483466">
          <w:rPr>
            <w:rPrChange w:id="319" w:author="SANYA SHOOMKA" w:date="2016-04-20T19:11:00Z">
              <w:rPr>
                <w:lang w:val="en-US"/>
              </w:rPr>
            </w:rPrChange>
          </w:rPr>
          <w:t>;</w:t>
        </w:r>
      </w:ins>
    </w:p>
    <w:p w14:paraId="6C928B15" w14:textId="77777777" w:rsidR="00467272" w:rsidRPr="0060310A" w:rsidRDefault="00467272">
      <w:pPr>
        <w:pStyle w:val="a4"/>
        <w:pPrChange w:id="320" w:author="SANYA SHOOMKA" w:date="2016-04-23T22:42:00Z">
          <w:pPr>
            <w:pStyle w:val="afff3"/>
          </w:pPr>
        </w:pPrChange>
      </w:pPr>
      <w:del w:id="321" w:author="SANYA SHOOMKA" w:date="2016-04-14T15:50:00Z">
        <w:r w:rsidRPr="00525A1A" w:rsidDel="00525A1A">
          <w:rPr>
            <w:rStyle w:val="afff0"/>
            <w:rFonts w:eastAsia="Times New Roman"/>
            <w:color w:val="auto"/>
            <w:rPrChange w:id="322" w:author="SANYA SHOOMKA" w:date="2016-04-14T17:10:00Z">
              <w:rPr/>
            </w:rPrChange>
          </w:rPr>
          <w:delText xml:space="preserve">Обеспечить </w:delText>
        </w:r>
      </w:del>
      <w:ins w:id="323" w:author="SANYA SHOOMKA" w:date="2016-04-14T15:50:00Z">
        <w:r w:rsidRPr="00525A1A">
          <w:rPr>
            <w:rStyle w:val="afff0"/>
            <w:rFonts w:eastAsia="Times New Roman"/>
            <w:color w:val="auto"/>
            <w:rPrChange w:id="324" w:author="SANYA SHOOMKA" w:date="2016-04-14T17:10:00Z">
              <w:rPr/>
            </w:rPrChange>
          </w:rPr>
          <w:t xml:space="preserve">обеспечить </w:t>
        </w:r>
      </w:ins>
      <w:r w:rsidRPr="00525A1A">
        <w:rPr>
          <w:rStyle w:val="afff0"/>
          <w:rFonts w:eastAsia="Times New Roman"/>
          <w:color w:val="auto"/>
          <w:rPrChange w:id="325" w:author="SANYA SHOOMKA" w:date="2016-04-14T17:10:00Z">
            <w:rPr/>
          </w:rPrChange>
        </w:rPr>
        <w:t>пользователям с правами «преподаватель» следующие</w:t>
      </w:r>
      <w:r w:rsidRPr="00777467">
        <w:t xml:space="preserve"> возможности:</w:t>
      </w:r>
    </w:p>
    <w:p w14:paraId="4CEE83CA" w14:textId="77777777" w:rsidR="00467272" w:rsidRPr="00525A1A" w:rsidRDefault="00467272">
      <w:pPr>
        <w:pStyle w:val="20"/>
        <w:pPrChange w:id="326" w:author="SANYA SHOOMKA" w:date="2016-04-23T22:42:00Z">
          <w:pPr>
            <w:pStyle w:val="a4"/>
          </w:pPr>
        </w:pPrChange>
      </w:pPr>
      <w:r w:rsidRPr="00525A1A">
        <w:t>просмотр учебных журналов</w:t>
      </w:r>
      <w:r w:rsidRPr="00525A1A">
        <w:rPr>
          <w:lang w:val="en-US"/>
        </w:rPr>
        <w:t>;</w:t>
      </w:r>
    </w:p>
    <w:p w14:paraId="7542AA3B" w14:textId="77777777" w:rsidR="00467272" w:rsidRPr="00525A1A" w:rsidRDefault="00467272">
      <w:pPr>
        <w:pStyle w:val="20"/>
        <w:pPrChange w:id="327" w:author="SANYA SHOOMKA" w:date="2016-04-23T22:42:00Z">
          <w:pPr>
            <w:pStyle w:val="a4"/>
          </w:pPr>
        </w:pPrChange>
      </w:pPr>
      <w:del w:id="328" w:author="SANYA SHOOMKA" w:date="2016-04-14T16:10:00Z">
        <w:r w:rsidRPr="00525A1A" w:rsidDel="00525A1A">
          <w:rPr>
            <w:rPrChange w:id="329" w:author="SANYA SHOOMKA" w:date="2016-04-14T17:10:00Z">
              <w:rPr>
                <w:highlight w:val="yellow"/>
              </w:rPr>
            </w:rPrChange>
          </w:rPr>
          <w:delText>//</w:delText>
        </w:r>
      </w:del>
      <w:r w:rsidRPr="00525A1A">
        <w:rPr>
          <w:rPrChange w:id="330" w:author="SANYA SHOOMKA" w:date="2016-04-14T17:10:00Z">
            <w:rPr>
              <w:highlight w:val="yellow"/>
            </w:rPr>
          </w:rPrChange>
        </w:rPr>
        <w:t>возможность заполнения журнала</w:t>
      </w:r>
      <w:del w:id="331" w:author="SANYA SHOOMKA" w:date="2016-04-14T16:11:00Z">
        <w:r w:rsidRPr="00525A1A" w:rsidDel="00525A1A">
          <w:rPr>
            <w:rPrChange w:id="332" w:author="SANYA SHOOMKA" w:date="2016-04-14T17:10:00Z">
              <w:rPr>
                <w:highlight w:val="yellow"/>
              </w:rPr>
            </w:rPrChange>
          </w:rPr>
          <w:delText xml:space="preserve"> (под которым  понимается…)</w:delText>
        </w:r>
        <w:r w:rsidRPr="00525A1A" w:rsidDel="00525A1A">
          <w:rPr>
            <w:rPrChange w:id="333" w:author="SANYA SHOOMKA" w:date="2016-04-14T17:10:00Z">
              <w:rPr>
                <w:color w:val="FF0000"/>
              </w:rPr>
            </w:rPrChange>
          </w:rPr>
          <w:delText>проведение занятий, замещений, консультаций</w:delText>
        </w:r>
      </w:del>
      <w:ins w:id="334" w:author="SANYA SHOOMKA" w:date="2016-04-14T16:11:00Z">
        <w:r w:rsidRPr="00525A1A">
          <w:t>, то есть создание</w:t>
        </w:r>
      </w:ins>
      <w:ins w:id="335" w:author="SANYA SHOOMKA" w:date="2016-04-14T16:12:00Z">
        <w:r w:rsidRPr="00525A1A">
          <w:t xml:space="preserve"> и редактирование</w:t>
        </w:r>
      </w:ins>
      <w:ins w:id="336" w:author="SANYA SHOOMKA" w:date="2016-04-14T16:11:00Z">
        <w:r w:rsidRPr="00525A1A">
          <w:t xml:space="preserve"> записей о занятиях</w:t>
        </w:r>
      </w:ins>
      <w:ins w:id="337" w:author="SANYA SHOOMKA" w:date="2016-04-14T16:13:00Z">
        <w:r w:rsidRPr="00525A1A">
          <w:t>.</w:t>
        </w:r>
      </w:ins>
      <w:del w:id="338" w:author="SANYA SHOOMKA" w:date="2016-04-14T16:11:00Z">
        <w:r w:rsidRPr="00525A1A" w:rsidDel="00525A1A">
          <w:delText>.</w:delText>
        </w:r>
      </w:del>
      <w:r w:rsidRPr="00525A1A">
        <w:t xml:space="preserve"> При выставлении отметок студентам </w:t>
      </w:r>
      <w:r>
        <w:t>дать возможность</w:t>
      </w:r>
      <w:r w:rsidRPr="00525A1A">
        <w:t xml:space="preserve"> указывать:</w:t>
      </w:r>
    </w:p>
    <w:p w14:paraId="19898F13" w14:textId="77777777" w:rsidR="00467272" w:rsidRPr="00525A1A" w:rsidRDefault="00467272">
      <w:pPr>
        <w:pStyle w:val="20"/>
        <w:numPr>
          <w:ilvl w:val="1"/>
          <w:numId w:val="51"/>
        </w:numPr>
        <w:pPrChange w:id="339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оценку;</w:t>
      </w:r>
    </w:p>
    <w:p w14:paraId="4D428645" w14:textId="77777777" w:rsidR="00467272" w:rsidRPr="00525A1A" w:rsidRDefault="00467272">
      <w:pPr>
        <w:pStyle w:val="20"/>
        <w:numPr>
          <w:ilvl w:val="1"/>
          <w:numId w:val="51"/>
        </w:numPr>
        <w:pPrChange w:id="340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важность оценки;</w:t>
      </w:r>
    </w:p>
    <w:p w14:paraId="0C25F204" w14:textId="77777777" w:rsidR="00467272" w:rsidRPr="00525A1A" w:rsidRDefault="00467272">
      <w:pPr>
        <w:pStyle w:val="20"/>
        <w:numPr>
          <w:ilvl w:val="1"/>
          <w:numId w:val="51"/>
        </w:numPr>
        <w:pPrChange w:id="341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del w:id="342" w:author="SANYA SHOOMKA" w:date="2016-04-14T16:10:00Z">
        <w:r w:rsidRPr="00525A1A" w:rsidDel="00525A1A">
          <w:delText>Присутствие</w:delText>
        </w:r>
      </w:del>
      <w:ins w:id="343" w:author="SANYA SHOOMKA" w:date="2016-04-14T16:10:00Z">
        <w:r w:rsidRPr="00525A1A">
          <w:t>присутствие</w:t>
        </w:r>
      </w:ins>
      <w:r w:rsidRPr="00525A1A">
        <w:t>;</w:t>
      </w:r>
    </w:p>
    <w:p w14:paraId="26C23AFA" w14:textId="77777777" w:rsidR="00467272" w:rsidRPr="00525A1A" w:rsidRDefault="00467272">
      <w:pPr>
        <w:pStyle w:val="20"/>
        <w:numPr>
          <w:ilvl w:val="1"/>
          <w:numId w:val="51"/>
        </w:numPr>
        <w:pPrChange w:id="344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важность присутствия;</w:t>
      </w:r>
    </w:p>
    <w:p w14:paraId="045D5327" w14:textId="77777777" w:rsidR="00467272" w:rsidRPr="00525A1A" w:rsidRDefault="00467272">
      <w:pPr>
        <w:pStyle w:val="20"/>
        <w:numPr>
          <w:ilvl w:val="1"/>
          <w:numId w:val="51"/>
        </w:numPr>
        <w:pPrChange w:id="345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отметка высокой/низкой активности;</w:t>
      </w:r>
    </w:p>
    <w:p w14:paraId="0B4BB9D7" w14:textId="77777777" w:rsidR="00467272" w:rsidRPr="00525A1A" w:rsidRDefault="00467272">
      <w:pPr>
        <w:pStyle w:val="20"/>
        <w:numPr>
          <w:ilvl w:val="1"/>
          <w:numId w:val="51"/>
        </w:numPr>
        <w:pPrChange w:id="346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отметка о раннем уходе</w:t>
      </w:r>
      <w:r w:rsidRPr="00525A1A">
        <w:rPr>
          <w:lang w:val="en-US"/>
        </w:rPr>
        <w:t>;</w:t>
      </w:r>
    </w:p>
    <w:p w14:paraId="73252932" w14:textId="77777777" w:rsidR="00467272" w:rsidRPr="00525A1A" w:rsidRDefault="00467272">
      <w:pPr>
        <w:pStyle w:val="20"/>
        <w:numPr>
          <w:ilvl w:val="1"/>
          <w:numId w:val="51"/>
        </w:numPr>
        <w:pPrChange w:id="347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lastRenderedPageBreak/>
        <w:t>отметка об опоздании</w:t>
      </w:r>
      <w:del w:id="348" w:author="SANYA SHOOMKA" w:date="2016-04-20T19:11:00Z">
        <w:r w:rsidRPr="00525A1A" w:rsidDel="00483466">
          <w:rPr>
            <w:lang w:val="en-US"/>
          </w:rPr>
          <w:delText>.</w:delText>
        </w:r>
      </w:del>
      <w:ins w:id="349" w:author="SANYA SHOOMKA" w:date="2016-04-20T19:11:00Z">
        <w:r>
          <w:rPr>
            <w:lang w:val="en-US"/>
          </w:rPr>
          <w:t>;</w:t>
        </w:r>
      </w:ins>
    </w:p>
    <w:p w14:paraId="73AA56ED" w14:textId="77777777" w:rsidR="00467272" w:rsidRPr="00525A1A" w:rsidRDefault="00467272">
      <w:pPr>
        <w:pStyle w:val="20"/>
        <w:pPrChange w:id="350" w:author="SANYA SHOOMKA" w:date="2016-04-23T22:42:00Z">
          <w:pPr>
            <w:pStyle w:val="a4"/>
          </w:pPr>
        </w:pPrChange>
      </w:pPr>
      <w:r w:rsidRPr="00525A1A">
        <w:t>просмотр профилей студентов и родителей. Под этим подразумевается просмотр контактов, общих данных, в случае со студентом – просмотр успеваемости, посещаемости и итоговых оценок</w:t>
      </w:r>
      <w:del w:id="351" w:author="SANYA SHOOMKA" w:date="2016-04-20T19:11:00Z">
        <w:r w:rsidRPr="00525A1A" w:rsidDel="00483466">
          <w:delText xml:space="preserve">. </w:delText>
        </w:r>
      </w:del>
      <w:ins w:id="352" w:author="SANYA SHOOMKA" w:date="2016-04-20T19:11:00Z">
        <w:r w:rsidRPr="00483466">
          <w:rPr>
            <w:rPrChange w:id="353" w:author="SANYA SHOOMKA" w:date="2016-04-20T19:11:00Z">
              <w:rPr>
                <w:lang w:val="en-US"/>
              </w:rPr>
            </w:rPrChange>
          </w:rPr>
          <w:t>;</w:t>
        </w:r>
        <w:r w:rsidRPr="00525A1A">
          <w:t xml:space="preserve"> </w:t>
        </w:r>
      </w:ins>
    </w:p>
    <w:p w14:paraId="68D5B45C" w14:textId="77777777" w:rsidR="00467272" w:rsidRPr="00525A1A" w:rsidRDefault="00467272">
      <w:pPr>
        <w:pStyle w:val="a4"/>
        <w:pPrChange w:id="354" w:author="SANYA SHOOMKA" w:date="2016-04-23T22:42:00Z">
          <w:pPr>
            <w:pStyle w:val="a4"/>
            <w:numPr>
              <w:numId w:val="0"/>
            </w:numPr>
            <w:ind w:left="0" w:firstLine="0"/>
          </w:pPr>
        </w:pPrChange>
      </w:pPr>
      <w:del w:id="355" w:author="SANYA SHOOMKA" w:date="2016-04-14T15:50:00Z">
        <w:r w:rsidRPr="00525A1A" w:rsidDel="00525A1A">
          <w:delText xml:space="preserve">Обеспечить </w:delText>
        </w:r>
      </w:del>
      <w:ins w:id="356" w:author="SANYA SHOOMKA" w:date="2016-04-14T15:50:00Z">
        <w:r w:rsidRPr="00525A1A">
          <w:t xml:space="preserve">обеспечить </w:t>
        </w:r>
      </w:ins>
      <w:r w:rsidRPr="00525A1A">
        <w:t>пользователям с правами «студент» следующие возможности:</w:t>
      </w:r>
    </w:p>
    <w:p w14:paraId="69752DC6" w14:textId="77777777" w:rsidR="00467272" w:rsidRPr="00525A1A" w:rsidRDefault="00467272">
      <w:pPr>
        <w:pStyle w:val="20"/>
        <w:pPrChange w:id="357" w:author="SANYA SHOOMKA" w:date="2016-04-23T22:42:00Z">
          <w:pPr>
            <w:pStyle w:val="a4"/>
          </w:pPr>
        </w:pPrChange>
      </w:pPr>
      <w:r w:rsidRPr="00525A1A">
        <w:t>просмотр своей успеваемости</w:t>
      </w:r>
      <w:r w:rsidRPr="00525A1A">
        <w:rPr>
          <w:lang w:val="en-US"/>
        </w:rPr>
        <w:t>;</w:t>
      </w:r>
    </w:p>
    <w:p w14:paraId="4F69E48A" w14:textId="77777777" w:rsidR="00467272" w:rsidRPr="00525A1A" w:rsidRDefault="00467272">
      <w:pPr>
        <w:pStyle w:val="20"/>
        <w:pPrChange w:id="358" w:author="SANYA SHOOMKA" w:date="2016-04-23T22:42:00Z">
          <w:pPr>
            <w:pStyle w:val="a4"/>
          </w:pPr>
        </w:pPrChange>
      </w:pPr>
      <w:r w:rsidRPr="00525A1A">
        <w:t>просмотр своей посещаемости</w:t>
      </w:r>
      <w:r w:rsidRPr="00525A1A">
        <w:rPr>
          <w:lang w:val="en-US"/>
        </w:rPr>
        <w:t>;</w:t>
      </w:r>
    </w:p>
    <w:p w14:paraId="2C715348" w14:textId="77777777" w:rsidR="00467272" w:rsidRPr="00525A1A" w:rsidRDefault="00467272">
      <w:pPr>
        <w:pStyle w:val="20"/>
        <w:pPrChange w:id="359" w:author="SANYA SHOOMKA" w:date="2016-04-23T22:42:00Z">
          <w:pPr>
            <w:pStyle w:val="a4"/>
          </w:pPr>
        </w:pPrChange>
      </w:pPr>
      <w:r w:rsidRPr="00525A1A">
        <w:t>просмотр своих итоговых оценок</w:t>
      </w:r>
      <w:del w:id="360" w:author="SANYA SHOOMKA" w:date="2016-04-20T19:11:00Z">
        <w:r w:rsidRPr="00525A1A" w:rsidDel="00483466">
          <w:rPr>
            <w:lang w:val="en-US"/>
          </w:rPr>
          <w:delText>.</w:delText>
        </w:r>
      </w:del>
      <w:ins w:id="361" w:author="SANYA SHOOMKA" w:date="2016-04-20T19:11:00Z">
        <w:r>
          <w:rPr>
            <w:lang w:val="en-US"/>
          </w:rPr>
          <w:t>;</w:t>
        </w:r>
      </w:ins>
    </w:p>
    <w:p w14:paraId="1294C022" w14:textId="77777777" w:rsidR="00467272" w:rsidRPr="0060310A" w:rsidRDefault="00467272">
      <w:pPr>
        <w:pStyle w:val="a4"/>
        <w:pPrChange w:id="362" w:author="SANYA SHOOMKA" w:date="2016-04-23T22:42:00Z">
          <w:pPr>
            <w:pStyle w:val="afff3"/>
          </w:pPr>
        </w:pPrChange>
      </w:pPr>
      <w:del w:id="363" w:author="SANYA SHOOMKA" w:date="2016-04-14T15:50:00Z">
        <w:r w:rsidRPr="00777467" w:rsidDel="00525A1A">
          <w:delText xml:space="preserve">Обеспечить </w:delText>
        </w:r>
      </w:del>
      <w:ins w:id="364" w:author="SANYA SHOOMKA" w:date="2016-04-14T15:50:00Z">
        <w:r w:rsidRPr="00777467">
          <w:t xml:space="preserve">обеспечить </w:t>
        </w:r>
      </w:ins>
      <w:r w:rsidRPr="00777467">
        <w:t>пользователям с правами «родитель» следующие возможности:</w:t>
      </w:r>
    </w:p>
    <w:p w14:paraId="6F9B9D0F" w14:textId="647C8B8B" w:rsidR="00467272" w:rsidRPr="00B307B8" w:rsidRDefault="00467272">
      <w:pPr>
        <w:pStyle w:val="20"/>
        <w:pPrChange w:id="365" w:author="SANYA SHOOMKA" w:date="2016-04-23T22:42:00Z">
          <w:pPr>
            <w:pStyle w:val="a4"/>
          </w:pPr>
        </w:pPrChange>
      </w:pPr>
      <w:r w:rsidRPr="00525A1A">
        <w:t xml:space="preserve">просмотр </w:t>
      </w:r>
      <w:r w:rsidRPr="00B307B8">
        <w:t>профилей своих</w:t>
      </w:r>
      <w:r w:rsidRPr="00D12131">
        <w:t xml:space="preserve"> </w:t>
      </w:r>
      <w:del w:id="366" w:author="SANYA SHOOMKA" w:date="2016-04-23T22:53:00Z">
        <w:r w:rsidRPr="00D12131" w:rsidDel="00D12131">
          <w:rPr>
            <w:color w:val="auto"/>
            <w:rPrChange w:id="367" w:author="SANYA SHOOMKA" w:date="2016-04-23T22:53:00Z">
              <w:rPr/>
            </w:rPrChange>
          </w:rPr>
          <w:delText>детей</w:delText>
        </w:r>
      </w:del>
      <w:ins w:id="368" w:author="Анна Кузнецова" w:date="2016-04-23T08:38:00Z">
        <w:r w:rsidRPr="00D12131">
          <w:rPr>
            <w:color w:val="auto"/>
            <w:rPrChange w:id="369" w:author="SANYA SHOOMKA" w:date="2016-04-23T22:53:00Z">
              <w:rPr/>
            </w:rPrChange>
          </w:rPr>
          <w:t>студентов</w:t>
        </w:r>
      </w:ins>
      <w:r w:rsidR="00892C2D" w:rsidRPr="00892C2D">
        <w:rPr>
          <w:color w:val="auto"/>
        </w:rPr>
        <w:t>.</w:t>
      </w:r>
    </w:p>
    <w:p w14:paraId="3FE537F1" w14:textId="62FCB5FF" w:rsidR="00467272" w:rsidRPr="009D72B1" w:rsidRDefault="00467272" w:rsidP="00B05EDA">
      <w:pPr>
        <w:pStyle w:val="a7"/>
      </w:pPr>
      <w:r w:rsidRPr="00525A1A">
        <w:br w:type="page"/>
      </w:r>
      <w:bookmarkStart w:id="370" w:name="_Toc453256151"/>
      <w:r w:rsidR="00CC1902">
        <w:lastRenderedPageBreak/>
        <w:t>ЭТАПЫ ПРОЦЕССА РАЗРАБОТКИ</w:t>
      </w:r>
      <w:bookmarkEnd w:id="370"/>
    </w:p>
    <w:p w14:paraId="579FFD2E" w14:textId="77777777" w:rsidR="00467272" w:rsidRPr="00525A1A" w:rsidRDefault="00467272" w:rsidP="00B05EDA">
      <w:pPr>
        <w:pStyle w:val="a8"/>
      </w:pPr>
      <w:bookmarkStart w:id="371" w:name="_Toc414878736"/>
      <w:bookmarkStart w:id="372" w:name="_Toc453256152"/>
      <w:r w:rsidRPr="00525A1A">
        <w:t>Определение входных и выходных данных</w:t>
      </w:r>
      <w:bookmarkEnd w:id="371"/>
      <w:bookmarkEnd w:id="372"/>
    </w:p>
    <w:p w14:paraId="2FC0A561" w14:textId="654377DD" w:rsidR="00467272" w:rsidRPr="00525A1A" w:rsidRDefault="00467272" w:rsidP="00467272">
      <w:pPr>
        <w:pStyle w:val="afff3"/>
        <w:rPr>
          <w:lang w:val="ru-RU"/>
        </w:rPr>
      </w:pPr>
      <w:r w:rsidRPr="00525A1A">
        <w:t xml:space="preserve">На основе функциональных требований были определены входные и выходные данные для каждой функции, отраженные в таблице </w:t>
      </w:r>
      <w:r w:rsidRPr="00525A1A">
        <w:rPr>
          <w:lang w:val="ru-RU"/>
        </w:rPr>
        <w:t>П</w:t>
      </w:r>
      <w:r w:rsidRPr="00525A1A">
        <w:t>.</w:t>
      </w:r>
      <w:r w:rsidRPr="00525A1A">
        <w:rPr>
          <w:lang w:val="ru-RU"/>
        </w:rPr>
        <w:t>1.1</w:t>
      </w:r>
      <w:bookmarkStart w:id="373" w:name="_Toc414878737"/>
      <w:r w:rsidR="00892C2D">
        <w:rPr>
          <w:lang w:val="ru-RU"/>
        </w:rPr>
        <w:t>.</w:t>
      </w:r>
    </w:p>
    <w:p w14:paraId="0C9541A6" w14:textId="77777777" w:rsidR="00467272" w:rsidRPr="00525A1A" w:rsidRDefault="00467272" w:rsidP="00B05EDA">
      <w:pPr>
        <w:pStyle w:val="a8"/>
      </w:pPr>
      <w:bookmarkStart w:id="374" w:name="_Toc453256153"/>
      <w:r w:rsidRPr="00525A1A">
        <w:t>Моделирование разработки</w:t>
      </w:r>
      <w:bookmarkEnd w:id="373"/>
      <w:bookmarkEnd w:id="374"/>
    </w:p>
    <w:p w14:paraId="550434C0" w14:textId="77777777" w:rsidR="00467272" w:rsidRPr="00525A1A" w:rsidRDefault="00467272" w:rsidP="00467272">
      <w:pPr>
        <w:pStyle w:val="afff3"/>
      </w:pPr>
      <w:bookmarkStart w:id="375" w:name="_Toc414878738"/>
      <w:r w:rsidRPr="00525A1A">
        <w:t xml:space="preserve">Проектирование системы </w:t>
      </w:r>
      <w:r>
        <w:rPr>
          <w:lang w:val="ru-RU"/>
        </w:rPr>
        <w:t>осуществлено</w:t>
      </w:r>
      <w:r w:rsidRPr="00525A1A">
        <w:rPr>
          <w:lang w:val="ru-RU"/>
        </w:rPr>
        <w:t xml:space="preserve"> на основе функциональных требований</w:t>
      </w:r>
      <w:r w:rsidRPr="00525A1A">
        <w:t xml:space="preserve"> с использованием унифицированного языка моделирования UML.</w:t>
      </w:r>
    </w:p>
    <w:p w14:paraId="1D68937A" w14:textId="77777777" w:rsidR="00467272" w:rsidRPr="00525A1A" w:rsidRDefault="00467272" w:rsidP="00467272">
      <w:pPr>
        <w:pStyle w:val="afff3"/>
      </w:pPr>
      <w:r w:rsidRPr="00525A1A">
        <w:t>С их помощью были спроектированы:</w:t>
      </w:r>
    </w:p>
    <w:p w14:paraId="4FEE6E1C" w14:textId="31E9238A" w:rsidR="00467272" w:rsidRPr="00525A1A" w:rsidRDefault="00467272" w:rsidP="00467272">
      <w:pPr>
        <w:pStyle w:val="afff3"/>
        <w:numPr>
          <w:ilvl w:val="0"/>
          <w:numId w:val="41"/>
        </w:numPr>
      </w:pPr>
      <w:commentRangeStart w:id="376"/>
      <w:del w:id="377" w:author="SANYA SHOOMKA" w:date="2016-04-14T15:52:00Z">
        <w:r w:rsidRPr="00525A1A" w:rsidDel="00525A1A">
          <w:rPr>
            <w:rPrChange w:id="378" w:author="SANYA SHOOMKA" w:date="2016-04-14T17:10:00Z">
              <w:rPr>
                <w:color w:val="FF0000"/>
              </w:rPr>
            </w:rPrChange>
          </w:rPr>
          <w:delText>Алгоритм</w:delText>
        </w:r>
      </w:del>
      <w:commentRangeEnd w:id="376"/>
      <w:ins w:id="379" w:author="SANYA SHOOMKA" w:date="2016-04-14T15:52:00Z">
        <w:r w:rsidRPr="00525A1A">
          <w:rPr>
            <w:lang w:val="ru-RU"/>
            <w:rPrChange w:id="380" w:author="SANYA SHOOMKA" w:date="2016-04-14T17:10:00Z">
              <w:rPr>
                <w:color w:val="FF0000"/>
                <w:lang w:val="ru-RU"/>
              </w:rPr>
            </w:rPrChange>
          </w:rPr>
          <w:t>а</w:t>
        </w:r>
        <w:r w:rsidRPr="00525A1A">
          <w:t>лгоритм</w:t>
        </w:r>
      </w:ins>
      <w:r w:rsidRPr="00525A1A">
        <w:rPr>
          <w:rStyle w:val="afffd"/>
          <w:rFonts w:ascii="Calibri" w:eastAsia="Times New Roman" w:hAnsi="Calibri"/>
          <w:lang w:val="ru-RU" w:eastAsia="ru-RU"/>
        </w:rPr>
        <w:commentReference w:id="376"/>
      </w:r>
      <w:r w:rsidRPr="00525A1A">
        <w:t xml:space="preserve"> работы мобильного приложения представлен на диаграммах, отображенных на рисунках П.</w:t>
      </w:r>
      <w:r w:rsidR="00B75CB4" w:rsidRPr="00B75CB4">
        <w:rPr>
          <w:lang w:val="ru-RU"/>
        </w:rPr>
        <w:t>3</w:t>
      </w:r>
      <w:r w:rsidRPr="00525A1A">
        <w:t>.1 – П.</w:t>
      </w:r>
      <w:r w:rsidR="00B75CB4" w:rsidRPr="00B75CB4">
        <w:rPr>
          <w:lang w:val="ru-RU"/>
        </w:rPr>
        <w:t>3</w:t>
      </w:r>
      <w:r w:rsidRPr="00525A1A">
        <w:t>.5;</w:t>
      </w:r>
    </w:p>
    <w:p w14:paraId="09030A42" w14:textId="2C4FBB25" w:rsidR="00467272" w:rsidRPr="00525A1A" w:rsidRDefault="00467272" w:rsidP="00467272">
      <w:pPr>
        <w:pStyle w:val="afff3"/>
        <w:numPr>
          <w:ilvl w:val="0"/>
          <w:numId w:val="41"/>
        </w:numPr>
      </w:pPr>
      <w:del w:id="381" w:author="SANYA SHOOMKA" w:date="2016-04-14T15:52:00Z">
        <w:r w:rsidRPr="00525A1A" w:rsidDel="00525A1A">
          <w:delText xml:space="preserve">Функциональные </w:delText>
        </w:r>
      </w:del>
      <w:ins w:id="382" w:author="SANYA SHOOMKA" w:date="2016-04-14T15:52:00Z">
        <w:r w:rsidRPr="00525A1A">
          <w:rPr>
            <w:lang w:val="ru-RU"/>
          </w:rPr>
          <w:t>ф</w:t>
        </w:r>
        <w:r w:rsidRPr="00525A1A">
          <w:t xml:space="preserve">ункциональные </w:t>
        </w:r>
      </w:ins>
      <w:r w:rsidRPr="00525A1A">
        <w:t>возможности пользователей системы на рисунке П.</w:t>
      </w:r>
      <w:r w:rsidR="00B75CB4" w:rsidRPr="00B75CB4">
        <w:rPr>
          <w:lang w:val="ru-RU"/>
        </w:rPr>
        <w:t>3</w:t>
      </w:r>
      <w:r w:rsidRPr="00525A1A">
        <w:t>.6;</w:t>
      </w:r>
    </w:p>
    <w:p w14:paraId="54AD3089" w14:textId="07F80A0E" w:rsidR="00467272" w:rsidRPr="00525A1A" w:rsidRDefault="00467272" w:rsidP="00467272">
      <w:pPr>
        <w:pStyle w:val="afff3"/>
        <w:numPr>
          <w:ilvl w:val="0"/>
          <w:numId w:val="41"/>
        </w:numPr>
      </w:pPr>
      <w:del w:id="383" w:author="SANYA SHOOMKA" w:date="2016-04-14T15:52:00Z">
        <w:r w:rsidRPr="00525A1A" w:rsidDel="00525A1A">
          <w:delText xml:space="preserve">Особенности </w:delText>
        </w:r>
      </w:del>
      <w:ins w:id="384" w:author="SANYA SHOOMKA" w:date="2016-04-14T15:52:00Z">
        <w:r w:rsidRPr="00525A1A">
          <w:rPr>
            <w:lang w:val="ru-RU"/>
          </w:rPr>
          <w:t>о</w:t>
        </w:r>
        <w:r w:rsidRPr="00525A1A">
          <w:t xml:space="preserve">собенности </w:t>
        </w:r>
      </w:ins>
      <w:r w:rsidRPr="00525A1A">
        <w:t>взаимодействий между приложением и компонентами из внешней среды показаны на рисунке П.</w:t>
      </w:r>
      <w:r w:rsidR="00B75CB4" w:rsidRPr="00B75CB4">
        <w:rPr>
          <w:lang w:val="ru-RU"/>
        </w:rPr>
        <w:t>3</w:t>
      </w:r>
      <w:r w:rsidRPr="00525A1A">
        <w:t>.7;</w:t>
      </w:r>
    </w:p>
    <w:p w14:paraId="132BD835" w14:textId="744846F2" w:rsidR="00467272" w:rsidRPr="00525A1A" w:rsidRDefault="00467272" w:rsidP="00467272">
      <w:pPr>
        <w:pStyle w:val="afff3"/>
        <w:numPr>
          <w:ilvl w:val="0"/>
          <w:numId w:val="41"/>
        </w:numPr>
      </w:pPr>
      <w:del w:id="385" w:author="SANYA SHOOMKA" w:date="2016-04-14T15:52:00Z">
        <w:r w:rsidRPr="00525A1A" w:rsidDel="00525A1A">
          <w:delText xml:space="preserve">Предполагаемый </w:delText>
        </w:r>
      </w:del>
      <w:ins w:id="386" w:author="SANYA SHOOMKA" w:date="2016-04-14T15:52:00Z">
        <w:r w:rsidRPr="00525A1A">
          <w:rPr>
            <w:lang w:val="ru-RU"/>
          </w:rPr>
          <w:t>п</w:t>
        </w:r>
        <w:r w:rsidRPr="00525A1A">
          <w:t xml:space="preserve">редполагаемый </w:t>
        </w:r>
      </w:ins>
      <w:r w:rsidRPr="00525A1A">
        <w:t xml:space="preserve">вид интерфейса приложения </w:t>
      </w:r>
      <w:commentRangeStart w:id="387"/>
      <w:del w:id="388" w:author="SANYA SHOOMKA" w:date="2016-04-17T21:28:00Z">
        <w:r w:rsidRPr="00525A1A" w:rsidDel="00F11830">
          <w:delText>показан</w:delText>
        </w:r>
        <w:commentRangeEnd w:id="387"/>
        <w:r w:rsidDel="00F11830">
          <w:rPr>
            <w:rStyle w:val="afffd"/>
            <w:rFonts w:ascii="Calibri" w:eastAsia="Times New Roman" w:hAnsi="Calibri"/>
            <w:lang w:val="ru-RU" w:eastAsia="ru-RU"/>
          </w:rPr>
          <w:commentReference w:id="387"/>
        </w:r>
        <w:r w:rsidRPr="00525A1A" w:rsidDel="00F11830">
          <w:delText xml:space="preserve"> </w:delText>
        </w:r>
      </w:del>
      <w:ins w:id="389" w:author="SANYA SHOOMKA" w:date="2016-04-17T21:28:00Z">
        <w:r>
          <w:rPr>
            <w:lang w:val="ru-RU"/>
          </w:rPr>
          <w:t>продемонстрирован</w:t>
        </w:r>
        <w:r w:rsidRPr="00525A1A">
          <w:t xml:space="preserve"> </w:t>
        </w:r>
      </w:ins>
      <w:r w:rsidRPr="00525A1A">
        <w:t>на рисунках П.</w:t>
      </w:r>
      <w:r w:rsidR="00B75CB4" w:rsidRPr="00B75CB4">
        <w:rPr>
          <w:lang w:val="ru-RU"/>
        </w:rPr>
        <w:t>3</w:t>
      </w:r>
      <w:r w:rsidRPr="00525A1A">
        <w:t>.8-П.</w:t>
      </w:r>
      <w:r w:rsidR="00B75CB4" w:rsidRPr="00B75CB4">
        <w:rPr>
          <w:lang w:val="ru-RU"/>
        </w:rPr>
        <w:t>3</w:t>
      </w:r>
      <w:r w:rsidRPr="00525A1A">
        <w:t>.21.</w:t>
      </w:r>
    </w:p>
    <w:p w14:paraId="141213F7" w14:textId="77777777" w:rsidR="00467272" w:rsidRPr="00525A1A" w:rsidDel="00525A1A" w:rsidRDefault="00467272" w:rsidP="00467272">
      <w:pPr>
        <w:pStyle w:val="afff3"/>
        <w:rPr>
          <w:del w:id="390" w:author="SANYA SHOOMKA" w:date="2016-04-14T15:52:00Z"/>
        </w:rPr>
      </w:pPr>
    </w:p>
    <w:p w14:paraId="1494B2BD" w14:textId="77777777" w:rsidR="00467272" w:rsidRPr="00525A1A" w:rsidRDefault="00467272" w:rsidP="00467272">
      <w:pPr>
        <w:pStyle w:val="afff3"/>
      </w:pPr>
      <w:r w:rsidRPr="00525A1A">
        <w:t xml:space="preserve">Помимо переноса функций ЭСУОП на мобильную платформу, при проектировании учитывались возможности мобильных устройств, тем самым добавив функции для упрощения использования системы. </w:t>
      </w:r>
    </w:p>
    <w:p w14:paraId="2799C57E" w14:textId="75D18A51" w:rsidR="00467272" w:rsidRPr="00525A1A" w:rsidRDefault="00467272" w:rsidP="00467272">
      <w:pPr>
        <w:pStyle w:val="afff3"/>
      </w:pPr>
      <w:r w:rsidRPr="00525A1A">
        <w:t>Функции редактирования занятия было уделено наибольшее количество времени, поскольку она часто используемая и подразумевает под собой сложный ввод данных. Функция позволяет преподавателю оценивать студентов на занятии. Предполагаемый вид интерфейса отображен на рисунке П</w:t>
      </w:r>
      <w:r w:rsidR="00B75CB4" w:rsidRPr="00892C2D">
        <w:rPr>
          <w:lang w:val="ru-RU"/>
        </w:rPr>
        <w:t>3</w:t>
      </w:r>
      <w:r w:rsidRPr="00525A1A">
        <w:t>.17. По сравнению с настольной версией системы, в этой функции должно быть реализованы следующие особенности:</w:t>
      </w:r>
    </w:p>
    <w:p w14:paraId="513A3B87" w14:textId="77777777" w:rsidR="00467272" w:rsidRPr="00525A1A" w:rsidRDefault="00467272" w:rsidP="00467272">
      <w:pPr>
        <w:pStyle w:val="afff3"/>
        <w:numPr>
          <w:ilvl w:val="0"/>
          <w:numId w:val="45"/>
        </w:numPr>
      </w:pPr>
      <w:del w:id="391" w:author="SANYA SHOOMKA" w:date="2016-04-14T15:52:00Z">
        <w:r w:rsidRPr="00525A1A" w:rsidDel="00525A1A">
          <w:rPr>
            <w:rPrChange w:id="392" w:author="SANYA SHOOMKA" w:date="2016-04-14T17:10:00Z">
              <w:rPr>
                <w:color w:val="FF0000"/>
              </w:rPr>
            </w:rPrChange>
          </w:rPr>
          <w:lastRenderedPageBreak/>
          <w:delText xml:space="preserve">Простой </w:delText>
        </w:r>
      </w:del>
      <w:ins w:id="393" w:author="SANYA SHOOMKA" w:date="2016-04-14T15:52:00Z">
        <w:r w:rsidRPr="00525A1A">
          <w:rPr>
            <w:lang w:val="ru-RU"/>
            <w:rPrChange w:id="394" w:author="SANYA SHOOMKA" w:date="2016-04-14T17:10:00Z">
              <w:rPr>
                <w:color w:val="FF0000"/>
                <w:lang w:val="ru-RU"/>
              </w:rPr>
            </w:rPrChange>
          </w:rPr>
          <w:t>п</w:t>
        </w:r>
        <w:r w:rsidRPr="00525A1A">
          <w:rPr>
            <w:rPrChange w:id="395" w:author="SANYA SHOOMKA" w:date="2016-04-14T17:10:00Z">
              <w:rPr>
                <w:color w:val="FF0000"/>
              </w:rPr>
            </w:rPrChange>
          </w:rPr>
          <w:t xml:space="preserve">ростой </w:t>
        </w:r>
      </w:ins>
      <w:r w:rsidRPr="00525A1A">
        <w:t>доступ к выставлению посещаемости занятия. Посещаемость можно выставить простым нажатием на ползунок рядом с именем студента;</w:t>
      </w:r>
    </w:p>
    <w:p w14:paraId="420A9232" w14:textId="77777777" w:rsidR="00467272" w:rsidRPr="00525A1A" w:rsidRDefault="00467272" w:rsidP="00467272">
      <w:pPr>
        <w:pStyle w:val="afff3"/>
        <w:numPr>
          <w:ilvl w:val="0"/>
          <w:numId w:val="45"/>
        </w:numPr>
      </w:pPr>
      <w:del w:id="396" w:author="SANYA SHOOMKA" w:date="2016-04-14T15:52:00Z">
        <w:r w:rsidRPr="00525A1A" w:rsidDel="00525A1A">
          <w:rPr>
            <w:rPrChange w:id="397" w:author="SANYA SHOOMKA" w:date="2016-04-14T17:10:00Z">
              <w:rPr>
                <w:color w:val="FF0000"/>
              </w:rPr>
            </w:rPrChange>
          </w:rPr>
          <w:delText xml:space="preserve">Студенты </w:delText>
        </w:r>
      </w:del>
      <w:ins w:id="398" w:author="SANYA SHOOMKA" w:date="2016-04-14T15:56:00Z">
        <w:r w:rsidRPr="00525A1A">
          <w:rPr>
            <w:rPrChange w:id="399" w:author="SANYA SHOOMKA" w:date="2016-04-14T17:10:00Z">
              <w:rPr>
                <w:color w:val="FF0000"/>
                <w:lang w:val="ru-RU"/>
              </w:rPr>
            </w:rPrChange>
          </w:rPr>
          <w:t xml:space="preserve">при переходе к следующему </w:t>
        </w:r>
      </w:ins>
      <w:ins w:id="400" w:author="SANYA SHOOMKA" w:date="2016-04-14T15:57:00Z">
        <w:r w:rsidRPr="00525A1A">
          <w:rPr>
            <w:rPrChange w:id="401" w:author="SANYA SHOOMKA" w:date="2016-04-14T17:10:00Z">
              <w:rPr>
                <w:color w:val="FF0000"/>
                <w:lang w:val="ru-RU"/>
              </w:rPr>
            </w:rPrChange>
          </w:rPr>
          <w:t>элементу</w:t>
        </w:r>
      </w:ins>
      <w:ins w:id="402" w:author="SANYA SHOOMKA" w:date="2016-04-14T15:56:00Z">
        <w:r w:rsidRPr="00525A1A">
          <w:rPr>
            <w:rPrChange w:id="403" w:author="SANYA SHOOMKA" w:date="2016-04-14T17:10:00Z">
              <w:rPr>
                <w:color w:val="FF0000"/>
                <w:lang w:val="ru-RU"/>
              </w:rPr>
            </w:rPrChange>
          </w:rPr>
          <w:t xml:space="preserve"> списка студентов,</w:t>
        </w:r>
      </w:ins>
      <w:ins w:id="404" w:author="SANYA SHOOMKA" w:date="2016-04-14T15:57:00Z">
        <w:r w:rsidRPr="00525A1A">
          <w:rPr>
            <w:rPrChange w:id="405" w:author="SANYA SHOOMKA" w:date="2016-04-14T17:10:00Z">
              <w:rPr>
                <w:color w:val="FF0000"/>
                <w:lang w:val="ru-RU"/>
              </w:rPr>
            </w:rPrChange>
          </w:rPr>
          <w:t xml:space="preserve"> предыдущий элемент меняет цвет фона, оповещая пользователя приложения о том, что данному студенту уже была выставлена посещаемость</w:t>
        </w:r>
      </w:ins>
      <w:del w:id="406" w:author="SANYA SHOOMKA" w:date="2016-04-14T15:56:00Z">
        <w:r w:rsidRPr="00525A1A" w:rsidDel="00525A1A">
          <w:delText xml:space="preserve">с уже выставленной посещаемостью </w:delText>
        </w:r>
        <w:r w:rsidRPr="00525A1A" w:rsidDel="00525A1A">
          <w:rPr>
            <w:rPrChange w:id="407" w:author="SANYA SHOOMKA" w:date="2016-04-14T17:10:00Z">
              <w:rPr>
                <w:highlight w:val="red"/>
              </w:rPr>
            </w:rPrChange>
          </w:rPr>
          <w:delText>выделяются</w:delText>
        </w:r>
        <w:r w:rsidRPr="00525A1A" w:rsidDel="00525A1A">
          <w:delText xml:space="preserve"> изменением фона в блоке с именем студента</w:delText>
        </w:r>
      </w:del>
      <w:r w:rsidRPr="00525A1A">
        <w:t>;</w:t>
      </w:r>
    </w:p>
    <w:p w14:paraId="2A974E13" w14:textId="77777777" w:rsidR="00467272" w:rsidRPr="00525A1A" w:rsidRDefault="00467272" w:rsidP="00467272">
      <w:pPr>
        <w:pStyle w:val="afff3"/>
        <w:numPr>
          <w:ilvl w:val="0"/>
          <w:numId w:val="45"/>
        </w:numPr>
      </w:pPr>
      <w:del w:id="408" w:author="SANYA SHOOMKA" w:date="2016-04-14T15:52:00Z">
        <w:r w:rsidRPr="00525A1A" w:rsidDel="00525A1A">
          <w:delText xml:space="preserve">Режим </w:delText>
        </w:r>
      </w:del>
      <w:ins w:id="409" w:author="SANYA SHOOMKA" w:date="2016-04-14T15:52:00Z">
        <w:r w:rsidRPr="00525A1A">
          <w:rPr>
            <w:lang w:val="ru-RU"/>
          </w:rPr>
          <w:t>р</w:t>
        </w:r>
        <w:r w:rsidRPr="00525A1A">
          <w:t xml:space="preserve">ежим </w:t>
        </w:r>
      </w:ins>
      <w:r w:rsidRPr="00525A1A">
        <w:t xml:space="preserve">автоматической прокрутки списка. Этот режим включается после первоначального создания занятия для быстрой отметки посещения студентов. </w:t>
      </w:r>
      <w:r w:rsidRPr="00525A1A">
        <w:rPr>
          <w:rPrChange w:id="410" w:author="SANYA SHOOMKA" w:date="2016-04-14T17:10:00Z">
            <w:rPr>
              <w:color w:val="FF0000"/>
            </w:rPr>
          </w:rPrChange>
        </w:rPr>
        <w:t xml:space="preserve">По центру экрана отображается </w:t>
      </w:r>
      <w:del w:id="411" w:author="SANYA SHOOMKA" w:date="2016-04-14T15:59:00Z">
        <w:r w:rsidRPr="00525A1A" w:rsidDel="00525A1A">
          <w:rPr>
            <w:rPrChange w:id="412" w:author="SANYA SHOOMKA" w:date="2016-04-14T17:10:00Z">
              <w:rPr>
                <w:color w:val="FF0000"/>
              </w:rPr>
            </w:rPrChange>
          </w:rPr>
          <w:delText>студент</w:delText>
        </w:r>
      </w:del>
      <w:ins w:id="413" w:author="SANYA SHOOMKA" w:date="2016-04-14T15:59:00Z">
        <w:r w:rsidRPr="00525A1A">
          <w:rPr>
            <w:lang w:val="ru-RU"/>
            <w:rPrChange w:id="414" w:author="SANYA SHOOMKA" w:date="2016-04-14T17:10:00Z">
              <w:rPr>
                <w:color w:val="FF0000"/>
                <w:lang w:val="ru-RU"/>
              </w:rPr>
            </w:rPrChange>
          </w:rPr>
          <w:t>элемент списка студентов</w:t>
        </w:r>
      </w:ins>
      <w:r w:rsidRPr="00525A1A">
        <w:t xml:space="preserve">, которого нужно отметить в данный момент, и после смещения ползунка посещаемости, список прокручивается вверх до следующего </w:t>
      </w:r>
      <w:del w:id="415" w:author="SANYA SHOOMKA" w:date="2016-04-14T16:13:00Z">
        <w:r w:rsidRPr="00525A1A" w:rsidDel="00525A1A">
          <w:delText>студента</w:delText>
        </w:r>
      </w:del>
      <w:ins w:id="416" w:author="SANYA SHOOMKA" w:date="2016-04-14T16:13:00Z">
        <w:r w:rsidRPr="00525A1A">
          <w:rPr>
            <w:lang w:val="ru-RU"/>
          </w:rPr>
          <w:t>элемента списка</w:t>
        </w:r>
      </w:ins>
      <w:r w:rsidRPr="00525A1A">
        <w:t xml:space="preserve">. В случае, если значение посещаемости студента по умолчанию совпадает с реальным, нужно </w:t>
      </w:r>
      <w:r w:rsidRPr="00525A1A">
        <w:rPr>
          <w:rPrChange w:id="417" w:author="SANYA SHOOMKA" w:date="2016-04-14T17:10:00Z">
            <w:rPr>
              <w:color w:val="FF0000"/>
            </w:rPr>
          </w:rPrChange>
        </w:rPr>
        <w:t xml:space="preserve">вручную нажать на </w:t>
      </w:r>
      <w:del w:id="418" w:author="SANYA SHOOMKA" w:date="2016-04-14T16:00:00Z">
        <w:r w:rsidRPr="00525A1A" w:rsidDel="00525A1A">
          <w:rPr>
            <w:rPrChange w:id="419" w:author="SANYA SHOOMKA" w:date="2016-04-14T17:10:00Z">
              <w:rPr>
                <w:color w:val="FF0000"/>
              </w:rPr>
            </w:rPrChange>
          </w:rPr>
          <w:delText>следующего студента</w:delText>
        </w:r>
      </w:del>
      <w:ins w:id="420" w:author="SANYA SHOOMKA" w:date="2016-04-14T16:00:00Z">
        <w:r w:rsidRPr="00525A1A">
          <w:rPr>
            <w:lang w:val="ru-RU"/>
            <w:rPrChange w:id="421" w:author="SANYA SHOOMKA" w:date="2016-04-14T17:10:00Z">
              <w:rPr>
                <w:color w:val="FF0000"/>
                <w:lang w:val="ru-RU"/>
              </w:rPr>
            </w:rPrChange>
          </w:rPr>
          <w:t>другой элемент списка</w:t>
        </w:r>
      </w:ins>
      <w:r w:rsidRPr="00525A1A">
        <w:rPr>
          <w:rPrChange w:id="422" w:author="SANYA SHOOMKA" w:date="2016-04-14T17:10:00Z">
            <w:rPr>
              <w:color w:val="FF0000"/>
            </w:rPr>
          </w:rPrChange>
        </w:rPr>
        <w:t xml:space="preserve">. </w:t>
      </w:r>
      <w:r w:rsidRPr="00525A1A">
        <w:t>Эта функция должна отключаться в настройках.</w:t>
      </w:r>
    </w:p>
    <w:p w14:paraId="099AF470" w14:textId="0E1E7143" w:rsidR="00467272" w:rsidRPr="00525A1A" w:rsidRDefault="00CC1902" w:rsidP="00B05EDA">
      <w:pPr>
        <w:pStyle w:val="a8"/>
      </w:pPr>
      <w:bookmarkStart w:id="423" w:name="_Toc453256154"/>
      <w:bookmarkEnd w:id="375"/>
      <w:r>
        <w:t>Выбор технологий и средств реализации</w:t>
      </w:r>
      <w:bookmarkEnd w:id="423"/>
    </w:p>
    <w:p w14:paraId="18A035BF" w14:textId="77777777" w:rsidR="00467272" w:rsidRPr="00525A1A" w:rsidRDefault="00467272" w:rsidP="00467272">
      <w:pPr>
        <w:pStyle w:val="afff3"/>
      </w:pPr>
      <w:r w:rsidRPr="00525A1A">
        <w:t xml:space="preserve">Выбор языка для разработки приложений под операционную систему </w:t>
      </w:r>
      <w:r w:rsidRPr="00525A1A">
        <w:rPr>
          <w:lang w:val="en-US"/>
        </w:rPr>
        <w:t>Android</w:t>
      </w:r>
      <w:r w:rsidRPr="00525A1A">
        <w:t xml:space="preserve"> неразрывен от выбора фреймворка, поэтому их обзор был проведен вместе. На данный момент есть несколько вариантов реализации приложения:</w:t>
      </w:r>
    </w:p>
    <w:p w14:paraId="553A97AF" w14:textId="77777777" w:rsidR="00467272" w:rsidRPr="00525A1A" w:rsidRDefault="00467272" w:rsidP="00467272">
      <w:pPr>
        <w:pStyle w:val="a4"/>
      </w:pPr>
      <w:del w:id="424" w:author="SANYA SHOOMKA" w:date="2016-04-14T16:00:00Z">
        <w:r w:rsidRPr="00525A1A" w:rsidDel="00525A1A">
          <w:rPr>
            <w:rPrChange w:id="425" w:author="SANYA SHOOMKA" w:date="2016-04-14T17:10:00Z">
              <w:rPr>
                <w:highlight w:val="red"/>
              </w:rPr>
            </w:rPrChange>
          </w:rPr>
          <w:delText xml:space="preserve">Реализация </w:delText>
        </w:r>
      </w:del>
      <w:ins w:id="426" w:author="SANYA SHOOMKA" w:date="2016-04-14T16:00:00Z">
        <w:r w:rsidRPr="00525A1A">
          <w:t xml:space="preserve">реализация </w:t>
        </w:r>
      </w:ins>
      <w:r w:rsidRPr="00525A1A">
        <w:t xml:space="preserve">на языке </w:t>
      </w:r>
      <w:r w:rsidRPr="00525A1A">
        <w:rPr>
          <w:lang w:val="en-US"/>
        </w:rPr>
        <w:t>Java</w:t>
      </w:r>
      <w:r w:rsidRPr="00525A1A">
        <w:t xml:space="preserve"> с помощью стандартного набора инструментов </w:t>
      </w:r>
      <w:r w:rsidRPr="00525A1A">
        <w:rPr>
          <w:lang w:val="en-US"/>
        </w:rPr>
        <w:t>Android</w:t>
      </w:r>
      <w:r w:rsidRPr="00525A1A">
        <w:t xml:space="preserve"> </w:t>
      </w:r>
      <w:r w:rsidRPr="00525A1A">
        <w:rPr>
          <w:lang w:val="en-US"/>
        </w:rPr>
        <w:t>SDK</w:t>
      </w:r>
      <w:r w:rsidRPr="00525A1A">
        <w:t>. В его преимущества входит:</w:t>
      </w:r>
    </w:p>
    <w:p w14:paraId="43D9F05D" w14:textId="77777777" w:rsidR="00467272" w:rsidRPr="00525A1A" w:rsidRDefault="00467272">
      <w:pPr>
        <w:pStyle w:val="20"/>
        <w:pPrChange w:id="427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del w:id="428" w:author="SANYA SHOOMKA" w:date="2016-04-14T16:00:00Z">
        <w:r w:rsidRPr="00525A1A" w:rsidDel="00525A1A">
          <w:rPr>
            <w:rPrChange w:id="429" w:author="SANYA SHOOMKA" w:date="2016-04-14T17:10:00Z">
              <w:rPr>
                <w:highlight w:val="red"/>
              </w:rPr>
            </w:rPrChange>
          </w:rPr>
          <w:delText>Бесплатен</w:delText>
        </w:r>
      </w:del>
      <w:ins w:id="430" w:author="SANYA SHOOMKA" w:date="2016-04-14T16:00:00Z">
        <w:r w:rsidRPr="00525A1A">
          <w:t>бесплатен</w:t>
        </w:r>
      </w:ins>
      <w:r w:rsidRPr="00525A1A">
        <w:rPr>
          <w:lang w:val="en-US"/>
        </w:rPr>
        <w:t>;</w:t>
      </w:r>
    </w:p>
    <w:p w14:paraId="1AE6E6D2" w14:textId="77777777" w:rsidR="00467272" w:rsidRPr="00525A1A" w:rsidRDefault="00467272">
      <w:pPr>
        <w:pStyle w:val="20"/>
        <w:pPrChange w:id="431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del w:id="432" w:author="SANYA SHOOMKA" w:date="2016-04-14T16:00:00Z">
        <w:r w:rsidRPr="00525A1A" w:rsidDel="00525A1A">
          <w:delText xml:space="preserve">Широкая </w:delText>
        </w:r>
      </w:del>
      <w:ins w:id="433" w:author="SANYA SHOOMKA" w:date="2016-04-14T16:00:00Z">
        <w:r w:rsidRPr="00525A1A">
          <w:t xml:space="preserve">широкая </w:t>
        </w:r>
      </w:ins>
      <w:r w:rsidRPr="00525A1A">
        <w:t>поддержка сообщества</w:t>
      </w:r>
      <w:del w:id="434" w:author="SANYA SHOOMKA" w:date="2016-04-20T19:12:00Z">
        <w:r w:rsidRPr="00525A1A" w:rsidDel="00483466">
          <w:rPr>
            <w:lang w:val="en-US"/>
          </w:rPr>
          <w:delText>.</w:delText>
        </w:r>
      </w:del>
      <w:ins w:id="435" w:author="SANYA SHOOMKA" w:date="2016-04-20T19:12:00Z">
        <w:r>
          <w:rPr>
            <w:lang w:val="en-US"/>
          </w:rPr>
          <w:t>;</w:t>
        </w:r>
      </w:ins>
    </w:p>
    <w:p w14:paraId="2731C142" w14:textId="77777777" w:rsidR="00467272" w:rsidRPr="00525A1A" w:rsidRDefault="00467272" w:rsidP="00467272">
      <w:pPr>
        <w:pStyle w:val="a4"/>
      </w:pPr>
      <w:del w:id="436" w:author="SANYA SHOOMKA" w:date="2016-04-14T16:01:00Z">
        <w:r w:rsidRPr="00525A1A" w:rsidDel="00525A1A">
          <w:delText xml:space="preserve">Реализация </w:delText>
        </w:r>
      </w:del>
      <w:ins w:id="437" w:author="SANYA SHOOMKA" w:date="2016-04-14T16:01:00Z">
        <w:r w:rsidRPr="00525A1A">
          <w:t xml:space="preserve">реализация </w:t>
        </w:r>
      </w:ins>
      <w:r w:rsidRPr="00525A1A">
        <w:t xml:space="preserve">на языке </w:t>
      </w:r>
      <w:r w:rsidRPr="00525A1A">
        <w:rPr>
          <w:lang w:val="en-US"/>
        </w:rPr>
        <w:t>C</w:t>
      </w:r>
      <w:r w:rsidRPr="00525A1A">
        <w:t xml:space="preserve"># с помощью фреймворка </w:t>
      </w:r>
      <w:r w:rsidRPr="00525A1A">
        <w:rPr>
          <w:lang w:val="en-US"/>
        </w:rPr>
        <w:t>Xamarin</w:t>
      </w:r>
      <w:r w:rsidRPr="00525A1A">
        <w:t>. Его преимущества:</w:t>
      </w:r>
    </w:p>
    <w:p w14:paraId="3ACFD8F1" w14:textId="77777777" w:rsidR="00467272" w:rsidRPr="00525A1A" w:rsidRDefault="00467272">
      <w:pPr>
        <w:pStyle w:val="20"/>
        <w:pPrChange w:id="438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del w:id="439" w:author="SANYA SHOOMKA" w:date="2016-04-14T16:01:00Z">
        <w:r w:rsidRPr="00525A1A" w:rsidDel="00525A1A">
          <w:delText xml:space="preserve">Позволяет </w:delText>
        </w:r>
      </w:del>
      <w:ins w:id="440" w:author="SANYA SHOOMKA" w:date="2016-04-14T16:01:00Z">
        <w:r w:rsidRPr="00525A1A">
          <w:t xml:space="preserve">позволяет </w:t>
        </w:r>
      </w:ins>
      <w:r w:rsidRPr="00525A1A">
        <w:t>разрабатывать приложения под три платформы (</w:t>
      </w:r>
      <w:r w:rsidRPr="00525A1A">
        <w:rPr>
          <w:lang w:val="en-US"/>
        </w:rPr>
        <w:t>iOS</w:t>
      </w:r>
      <w:r w:rsidRPr="00525A1A">
        <w:t xml:space="preserve">, </w:t>
      </w:r>
      <w:r w:rsidRPr="00525A1A">
        <w:rPr>
          <w:lang w:val="en-US"/>
        </w:rPr>
        <w:t>Android</w:t>
      </w:r>
      <w:r w:rsidRPr="00525A1A">
        <w:t xml:space="preserve">, </w:t>
      </w:r>
      <w:r w:rsidRPr="00525A1A">
        <w:rPr>
          <w:lang w:val="en-US"/>
        </w:rPr>
        <w:t>Windows</w:t>
      </w:r>
      <w:r w:rsidRPr="00525A1A">
        <w:t xml:space="preserve"> </w:t>
      </w:r>
      <w:r w:rsidRPr="00525A1A">
        <w:rPr>
          <w:lang w:val="en-US"/>
        </w:rPr>
        <w:t>Phone</w:t>
      </w:r>
      <w:r w:rsidRPr="00525A1A">
        <w:t>) с меньшими усилиями, поскольку некоторые части кода можно сделать общими для всех платформ;</w:t>
      </w:r>
    </w:p>
    <w:p w14:paraId="52C278D4" w14:textId="77777777" w:rsidR="00467272" w:rsidRPr="00525A1A" w:rsidRDefault="00467272">
      <w:pPr>
        <w:pStyle w:val="20"/>
        <w:pPrChange w:id="441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del w:id="442" w:author="SANYA SHOOMKA" w:date="2016-04-14T16:01:00Z">
        <w:r w:rsidRPr="00525A1A" w:rsidDel="00525A1A">
          <w:lastRenderedPageBreak/>
          <w:delText xml:space="preserve">Приложения </w:delText>
        </w:r>
      </w:del>
      <w:ins w:id="443" w:author="SANYA SHOOMKA" w:date="2016-04-14T16:01:00Z">
        <w:r w:rsidRPr="00525A1A">
          <w:t xml:space="preserve">приложения </w:t>
        </w:r>
      </w:ins>
      <w:r w:rsidRPr="00525A1A">
        <w:t xml:space="preserve">имеют почти такую же производительность, как у написанных с помощью </w:t>
      </w:r>
      <w:r w:rsidRPr="00525A1A">
        <w:rPr>
          <w:lang w:val="en-US"/>
        </w:rPr>
        <w:t>Java + Android SDK</w:t>
      </w:r>
      <w:del w:id="444" w:author="SANYA SHOOMKA" w:date="2016-04-20T19:12:00Z">
        <w:r w:rsidRPr="00525A1A" w:rsidDel="00483466">
          <w:rPr>
            <w:lang w:val="en-US"/>
          </w:rPr>
          <w:delText>.</w:delText>
        </w:r>
      </w:del>
      <w:ins w:id="445" w:author="SANYA SHOOMKA" w:date="2016-04-20T19:12:00Z">
        <w:r>
          <w:rPr>
            <w:lang w:val="en-US"/>
          </w:rPr>
          <w:t>;</w:t>
        </w:r>
      </w:ins>
    </w:p>
    <w:p w14:paraId="09A250B5" w14:textId="77777777" w:rsidR="00467272" w:rsidRPr="00525A1A" w:rsidRDefault="00467272" w:rsidP="00467272">
      <w:pPr>
        <w:pStyle w:val="a4"/>
      </w:pPr>
      <w:del w:id="446" w:author="SANYA SHOOMKA" w:date="2016-04-14T16:01:00Z">
        <w:r w:rsidRPr="00525A1A" w:rsidDel="00525A1A">
          <w:delText xml:space="preserve">Реализация </w:delText>
        </w:r>
      </w:del>
      <w:ins w:id="447" w:author="SANYA SHOOMKA" w:date="2016-04-14T16:01:00Z">
        <w:r w:rsidRPr="00525A1A">
          <w:t xml:space="preserve">реализация </w:t>
        </w:r>
      </w:ins>
      <w:r w:rsidRPr="00525A1A">
        <w:t xml:space="preserve">с помощью стека технологий </w:t>
      </w:r>
      <w:r w:rsidRPr="00525A1A">
        <w:rPr>
          <w:lang w:val="en-US"/>
        </w:rPr>
        <w:t>HTML</w:t>
      </w:r>
      <w:r w:rsidRPr="00525A1A">
        <w:t xml:space="preserve"> + </w:t>
      </w:r>
      <w:r w:rsidRPr="00525A1A">
        <w:rPr>
          <w:lang w:val="en-US"/>
        </w:rPr>
        <w:t>JavaScript</w:t>
      </w:r>
      <w:r w:rsidRPr="00525A1A">
        <w:t xml:space="preserve"> + </w:t>
      </w:r>
      <w:r w:rsidRPr="00525A1A">
        <w:rPr>
          <w:lang w:val="en-US"/>
        </w:rPr>
        <w:t>CSS</w:t>
      </w:r>
      <w:r w:rsidRPr="00525A1A">
        <w:t xml:space="preserve"> с помощью фреймворка </w:t>
      </w:r>
      <w:r w:rsidRPr="00525A1A">
        <w:rPr>
          <w:lang w:val="en-US"/>
        </w:rPr>
        <w:t>PhoneGap</w:t>
      </w:r>
      <w:r w:rsidRPr="00525A1A">
        <w:t>. Преимущества данного подхода:</w:t>
      </w:r>
    </w:p>
    <w:p w14:paraId="32FEF49D" w14:textId="77777777" w:rsidR="00467272" w:rsidRPr="00525A1A" w:rsidRDefault="00467272">
      <w:pPr>
        <w:pStyle w:val="20"/>
        <w:pPrChange w:id="448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del w:id="449" w:author="SANYA SHOOMKA" w:date="2016-04-14T16:01:00Z">
        <w:r w:rsidRPr="00525A1A" w:rsidDel="00525A1A">
          <w:delText>Бесплатен</w:delText>
        </w:r>
      </w:del>
      <w:ins w:id="450" w:author="SANYA SHOOMKA" w:date="2016-04-14T16:01:00Z">
        <w:r w:rsidRPr="00525A1A">
          <w:t>бесплатен</w:t>
        </w:r>
      </w:ins>
      <w:r w:rsidRPr="00525A1A">
        <w:rPr>
          <w:lang w:val="en-US"/>
        </w:rPr>
        <w:t>;</w:t>
      </w:r>
    </w:p>
    <w:p w14:paraId="79FB0219" w14:textId="77777777" w:rsidR="00467272" w:rsidRPr="00525A1A" w:rsidRDefault="00467272">
      <w:pPr>
        <w:pStyle w:val="20"/>
        <w:pPrChange w:id="451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del w:id="452" w:author="SANYA SHOOMKA" w:date="2016-04-14T16:01:00Z">
        <w:r w:rsidRPr="00525A1A" w:rsidDel="00525A1A">
          <w:delText xml:space="preserve">Кроссплатформенная </w:delText>
        </w:r>
      </w:del>
      <w:ins w:id="453" w:author="SANYA SHOOMKA" w:date="2016-04-14T16:01:00Z">
        <w:r w:rsidRPr="00525A1A">
          <w:t xml:space="preserve">кроссплатформенная </w:t>
        </w:r>
      </w:ins>
      <w:r w:rsidRPr="00525A1A">
        <w:t>разработка</w:t>
      </w:r>
      <w:r w:rsidRPr="00525A1A">
        <w:rPr>
          <w:lang w:val="en-US"/>
        </w:rPr>
        <w:t>.</w:t>
      </w:r>
    </w:p>
    <w:p w14:paraId="2D8C7BD5" w14:textId="77777777" w:rsidR="00467272" w:rsidRPr="00525A1A" w:rsidRDefault="00467272" w:rsidP="00467272">
      <w:pPr>
        <w:pStyle w:val="afb"/>
        <w:rPr>
          <w:lang w:val="ru-RU"/>
        </w:rPr>
      </w:pPr>
      <w:r w:rsidRPr="00525A1A">
        <w:rPr>
          <w:lang w:val="ru-RU"/>
        </w:rPr>
        <w:t>Сравнительный анализ вариантов разработки приложения описан в таблице 2.</w:t>
      </w:r>
    </w:p>
    <w:p w14:paraId="017772E0" w14:textId="77777777" w:rsidR="00467272" w:rsidRPr="00525A1A" w:rsidRDefault="00467272" w:rsidP="00467272">
      <w:pPr>
        <w:pStyle w:val="afb"/>
        <w:jc w:val="right"/>
      </w:pPr>
      <w:r w:rsidRPr="00525A1A">
        <w:t xml:space="preserve"> Таблица 2</w:t>
      </w:r>
    </w:p>
    <w:p w14:paraId="5E7E9C58" w14:textId="77777777" w:rsidR="00467272" w:rsidRPr="00525A1A" w:rsidRDefault="00467272" w:rsidP="00467272">
      <w:pPr>
        <w:pStyle w:val="aff7"/>
        <w:keepNext/>
        <w:rPr>
          <w:i w:val="0"/>
          <w:sz w:val="28"/>
          <w:szCs w:val="28"/>
        </w:rPr>
      </w:pPr>
      <w:r w:rsidRPr="00525A1A">
        <w:rPr>
          <w:i w:val="0"/>
          <w:sz w:val="28"/>
          <w:szCs w:val="28"/>
        </w:rPr>
        <w:t>Сравнение вариантов разработки</w:t>
      </w:r>
    </w:p>
    <w:tbl>
      <w:tblPr>
        <w:tblW w:w="5000" w:type="pct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453"/>
        <w:gridCol w:w="2342"/>
        <w:gridCol w:w="2416"/>
        <w:gridCol w:w="2417"/>
      </w:tblGrid>
      <w:tr w:rsidR="00467272" w:rsidRPr="00525A1A" w14:paraId="31294DF5" w14:textId="77777777" w:rsidTr="009B432D">
        <w:trPr>
          <w:jc w:val="center"/>
        </w:trPr>
        <w:tc>
          <w:tcPr>
            <w:tcW w:w="2158" w:type="dxa"/>
            <w:shd w:val="clear" w:color="auto" w:fill="auto"/>
            <w:vAlign w:val="center"/>
            <w:hideMark/>
          </w:tcPr>
          <w:p w14:paraId="3A40B2D0" w14:textId="35F6059B" w:rsidR="00467272" w:rsidRPr="00525A1A" w:rsidRDefault="00467272" w:rsidP="00467272">
            <w:pPr>
              <w:pStyle w:val="affff3"/>
              <w:ind w:firstLine="0"/>
              <w:jc w:val="center"/>
              <w:rPr>
                <w:sz w:val="24"/>
                <w:szCs w:val="24"/>
              </w:rPr>
            </w:pPr>
            <w:ins w:id="454" w:author="SANYA SHOOMKA" w:date="2016-04-14T16:56:00Z">
              <w:r w:rsidRPr="00525A1A">
                <w:rPr>
                  <w:rStyle w:val="af2"/>
                  <w:color w:val="auto"/>
                  <w:u w:val="none"/>
                  <w:lang w:val="en-US"/>
                  <w:rPrChange w:id="455" w:author="SANYA SHOOMKA" w:date="2016-04-14T17:10:00Z">
                    <w:rPr>
                      <w:sz w:val="24"/>
                      <w:szCs w:val="24"/>
                    </w:rPr>
                  </w:rPrChange>
                </w:rPr>
                <w:t>Критери</w:t>
              </w:r>
            </w:ins>
            <w:r w:rsidR="009B432D">
              <w:rPr>
                <w:rStyle w:val="af2"/>
                <w:color w:val="auto"/>
                <w:u w:val="none"/>
              </w:rPr>
              <w:t>й</w:t>
            </w:r>
            <w:ins w:id="456" w:author="SANYA SHOOMKA" w:date="2016-04-14T16:56:00Z">
              <w:r w:rsidRPr="00525A1A">
                <w:rPr>
                  <w:rStyle w:val="af2"/>
                  <w:color w:val="auto"/>
                  <w:u w:val="none"/>
                  <w:lang w:val="en-US"/>
                  <w:rPrChange w:id="457" w:author="SANYA SHOOMKA" w:date="2016-04-14T17:10:00Z">
                    <w:rPr>
                      <w:sz w:val="24"/>
                      <w:szCs w:val="24"/>
                    </w:rPr>
                  </w:rPrChange>
                </w:rPr>
                <w:t xml:space="preserve"> сравнения</w:t>
              </w:r>
            </w:ins>
          </w:p>
        </w:tc>
        <w:tc>
          <w:tcPr>
            <w:tcW w:w="2061" w:type="dxa"/>
            <w:shd w:val="clear" w:color="auto" w:fill="auto"/>
            <w:vAlign w:val="center"/>
            <w:hideMark/>
          </w:tcPr>
          <w:p w14:paraId="5F18A882" w14:textId="77777777" w:rsidR="00467272" w:rsidRPr="00525A1A" w:rsidRDefault="00467272" w:rsidP="00467272">
            <w:pPr>
              <w:pStyle w:val="affff3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5A1A">
              <w:rPr>
                <w:rPrChange w:id="458" w:author="SANYA SHOOMKA" w:date="2016-04-14T17:10:00Z">
                  <w:rPr>
                    <w:rStyle w:val="af2"/>
                    <w:color w:val="auto"/>
                    <w:sz w:val="24"/>
                    <w:szCs w:val="24"/>
                    <w:u w:val="none"/>
                    <w:lang w:val="en-US"/>
                  </w:rPr>
                </w:rPrChange>
              </w:rPr>
              <w:fldChar w:fldCharType="begin"/>
            </w:r>
            <w:r w:rsidRPr="00525A1A">
              <w:instrText xml:space="preserve"> HYPERLINK "http://framework.zend.com/" </w:instrText>
            </w:r>
            <w:r w:rsidRPr="00525A1A">
              <w:rPr>
                <w:rPrChange w:id="459" w:author="SANYA SHOOMKA" w:date="2016-04-14T17:10:00Z">
                  <w:rPr>
                    <w:rStyle w:val="af2"/>
                    <w:color w:val="auto"/>
                    <w:sz w:val="24"/>
                    <w:szCs w:val="24"/>
                    <w:u w:val="none"/>
                    <w:lang w:val="en-US"/>
                  </w:rPr>
                </w:rPrChange>
              </w:rPr>
              <w:fldChar w:fldCharType="separate"/>
            </w:r>
            <w:r w:rsidRPr="00525A1A">
              <w:rPr>
                <w:rStyle w:val="af2"/>
                <w:color w:val="auto"/>
                <w:sz w:val="24"/>
                <w:szCs w:val="24"/>
                <w:u w:val="none"/>
                <w:lang w:val="en-US"/>
              </w:rPr>
              <w:t>Java</w:t>
            </w:r>
            <w:r w:rsidRPr="00525A1A">
              <w:rPr>
                <w:rStyle w:val="af2"/>
                <w:color w:val="auto"/>
                <w:sz w:val="24"/>
                <w:szCs w:val="24"/>
                <w:u w:val="none"/>
                <w:lang w:val="en-US"/>
                <w:rPrChange w:id="460" w:author="SANYA SHOOMKA" w:date="2016-04-14T17:10:00Z">
                  <w:rPr>
                    <w:rStyle w:val="af2"/>
                    <w:color w:val="auto"/>
                    <w:sz w:val="24"/>
                    <w:szCs w:val="24"/>
                    <w:u w:val="none"/>
                    <w:lang w:val="en-US"/>
                  </w:rPr>
                </w:rPrChange>
              </w:rPr>
              <w:fldChar w:fldCharType="end"/>
            </w:r>
            <w:r w:rsidRPr="00525A1A">
              <w:rPr>
                <w:rStyle w:val="af2"/>
                <w:color w:val="auto"/>
                <w:sz w:val="24"/>
                <w:szCs w:val="24"/>
                <w:u w:val="none"/>
                <w:lang w:val="en-US"/>
              </w:rPr>
              <w:t xml:space="preserve"> + Android SDK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50055FFD" w14:textId="77777777" w:rsidR="00467272" w:rsidRPr="00525A1A" w:rsidRDefault="00467272" w:rsidP="00467272">
            <w:pPr>
              <w:pStyle w:val="affff3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5A1A">
              <w:rPr>
                <w:rPrChange w:id="461" w:author="SANYA SHOOMKA" w:date="2016-04-14T17:10:00Z">
                  <w:rPr>
                    <w:rStyle w:val="af2"/>
                    <w:color w:val="auto"/>
                    <w:sz w:val="24"/>
                    <w:szCs w:val="24"/>
                    <w:u w:val="none"/>
                    <w:lang w:val="en-US"/>
                  </w:rPr>
                </w:rPrChange>
              </w:rPr>
              <w:fldChar w:fldCharType="begin"/>
            </w:r>
            <w:r w:rsidRPr="00525A1A">
              <w:instrText xml:space="preserve"> HYPERLINK "http://www.cakephp.org/" </w:instrText>
            </w:r>
            <w:r w:rsidRPr="00525A1A">
              <w:rPr>
                <w:rPrChange w:id="462" w:author="SANYA SHOOMKA" w:date="2016-04-14T17:10:00Z">
                  <w:rPr>
                    <w:rStyle w:val="af2"/>
                    <w:color w:val="auto"/>
                    <w:sz w:val="24"/>
                    <w:szCs w:val="24"/>
                    <w:u w:val="none"/>
                    <w:lang w:val="en-US"/>
                  </w:rPr>
                </w:rPrChange>
              </w:rPr>
              <w:fldChar w:fldCharType="separate"/>
            </w:r>
            <w:r w:rsidRPr="00525A1A">
              <w:rPr>
                <w:rStyle w:val="af2"/>
                <w:color w:val="auto"/>
                <w:sz w:val="24"/>
                <w:szCs w:val="24"/>
                <w:u w:val="none"/>
                <w:lang w:val="en-US"/>
              </w:rPr>
              <w:t>C#</w:t>
            </w:r>
            <w:r w:rsidRPr="00525A1A">
              <w:rPr>
                <w:rStyle w:val="af2"/>
                <w:color w:val="auto"/>
                <w:sz w:val="24"/>
                <w:szCs w:val="24"/>
                <w:u w:val="none"/>
                <w:lang w:val="en-US"/>
                <w:rPrChange w:id="463" w:author="SANYA SHOOMKA" w:date="2016-04-14T17:10:00Z">
                  <w:rPr>
                    <w:rStyle w:val="af2"/>
                    <w:color w:val="auto"/>
                    <w:sz w:val="24"/>
                    <w:szCs w:val="24"/>
                    <w:u w:val="none"/>
                    <w:lang w:val="en-US"/>
                  </w:rPr>
                </w:rPrChange>
              </w:rPr>
              <w:fldChar w:fldCharType="end"/>
            </w:r>
            <w:r w:rsidRPr="00525A1A">
              <w:rPr>
                <w:rStyle w:val="af2"/>
                <w:color w:val="auto"/>
                <w:sz w:val="24"/>
                <w:szCs w:val="24"/>
                <w:u w:val="none"/>
                <w:lang w:val="en-US"/>
              </w:rPr>
              <w:t xml:space="preserve"> + Xamarin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794041CD" w14:textId="77777777" w:rsidR="00467272" w:rsidRPr="00525A1A" w:rsidRDefault="00467272" w:rsidP="00467272">
            <w:pPr>
              <w:pStyle w:val="affff3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5A1A">
              <w:rPr>
                <w:rPrChange w:id="464" w:author="SANYA SHOOMKA" w:date="2016-04-14T17:10:00Z">
                  <w:rPr>
                    <w:rStyle w:val="af2"/>
                    <w:color w:val="auto"/>
                    <w:sz w:val="24"/>
                    <w:szCs w:val="24"/>
                    <w:u w:val="none"/>
                    <w:lang w:val="en-US"/>
                  </w:rPr>
                </w:rPrChange>
              </w:rPr>
              <w:fldChar w:fldCharType="begin"/>
            </w:r>
            <w:r w:rsidRPr="00525A1A">
              <w:instrText xml:space="preserve"> HYPERLINK "http://codeigniter.com/" </w:instrText>
            </w:r>
            <w:r w:rsidRPr="00525A1A">
              <w:rPr>
                <w:rPrChange w:id="465" w:author="SANYA SHOOMKA" w:date="2016-04-14T17:10:00Z">
                  <w:rPr>
                    <w:rStyle w:val="af2"/>
                    <w:color w:val="auto"/>
                    <w:sz w:val="24"/>
                    <w:szCs w:val="24"/>
                    <w:u w:val="none"/>
                    <w:lang w:val="en-US"/>
                  </w:rPr>
                </w:rPrChange>
              </w:rPr>
              <w:fldChar w:fldCharType="separate"/>
            </w:r>
            <w:r w:rsidRPr="00525A1A">
              <w:rPr>
                <w:rStyle w:val="af2"/>
                <w:color w:val="auto"/>
                <w:sz w:val="24"/>
                <w:szCs w:val="24"/>
                <w:u w:val="none"/>
                <w:lang w:val="en-US"/>
              </w:rPr>
              <w:t>HTML</w:t>
            </w:r>
            <w:r w:rsidRPr="00525A1A">
              <w:rPr>
                <w:rStyle w:val="af2"/>
                <w:color w:val="auto"/>
                <w:sz w:val="24"/>
                <w:szCs w:val="24"/>
                <w:u w:val="none"/>
                <w:lang w:val="en-US"/>
                <w:rPrChange w:id="466" w:author="SANYA SHOOMKA" w:date="2016-04-14T17:10:00Z">
                  <w:rPr>
                    <w:rStyle w:val="af2"/>
                    <w:color w:val="auto"/>
                    <w:sz w:val="24"/>
                    <w:szCs w:val="24"/>
                    <w:u w:val="none"/>
                    <w:lang w:val="en-US"/>
                  </w:rPr>
                </w:rPrChange>
              </w:rPr>
              <w:fldChar w:fldCharType="end"/>
            </w:r>
            <w:r w:rsidRPr="00525A1A">
              <w:rPr>
                <w:rStyle w:val="af2"/>
                <w:color w:val="auto"/>
                <w:sz w:val="24"/>
                <w:szCs w:val="24"/>
                <w:u w:val="none"/>
                <w:lang w:val="en-US"/>
              </w:rPr>
              <w:t xml:space="preserve"> + CSS + JavaScript + PhoneGap</w:t>
            </w:r>
          </w:p>
        </w:tc>
      </w:tr>
      <w:tr w:rsidR="00467272" w:rsidRPr="00525A1A" w14:paraId="42FC66CD" w14:textId="77777777" w:rsidTr="009B432D">
        <w:trPr>
          <w:jc w:val="center"/>
        </w:trPr>
        <w:tc>
          <w:tcPr>
            <w:tcW w:w="2158" w:type="dxa"/>
            <w:shd w:val="clear" w:color="auto" w:fill="auto"/>
            <w:hideMark/>
          </w:tcPr>
          <w:p w14:paraId="18A08CD8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Бесплатная лицензия</w:t>
            </w:r>
          </w:p>
        </w:tc>
        <w:tc>
          <w:tcPr>
            <w:tcW w:w="2061" w:type="dxa"/>
            <w:shd w:val="clear" w:color="auto" w:fill="auto"/>
            <w:hideMark/>
          </w:tcPr>
          <w:p w14:paraId="6247EFF7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Да</w:t>
            </w:r>
          </w:p>
        </w:tc>
        <w:tc>
          <w:tcPr>
            <w:tcW w:w="2126" w:type="dxa"/>
            <w:shd w:val="clear" w:color="auto" w:fill="auto"/>
            <w:hideMark/>
          </w:tcPr>
          <w:p w14:paraId="7CCDCB17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Нет</w:t>
            </w:r>
          </w:p>
        </w:tc>
        <w:tc>
          <w:tcPr>
            <w:tcW w:w="2127" w:type="dxa"/>
            <w:shd w:val="clear" w:color="auto" w:fill="auto"/>
            <w:hideMark/>
          </w:tcPr>
          <w:p w14:paraId="7DF534ED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Да</w:t>
            </w:r>
          </w:p>
        </w:tc>
      </w:tr>
      <w:tr w:rsidR="00467272" w:rsidRPr="00525A1A" w14:paraId="0D9D8D67" w14:textId="77777777" w:rsidTr="009B432D">
        <w:trPr>
          <w:jc w:val="center"/>
        </w:trPr>
        <w:tc>
          <w:tcPr>
            <w:tcW w:w="2158" w:type="dxa"/>
            <w:shd w:val="clear" w:color="auto" w:fill="auto"/>
            <w:hideMark/>
          </w:tcPr>
          <w:p w14:paraId="6800A64E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Кроссплатформенность</w:t>
            </w:r>
          </w:p>
        </w:tc>
        <w:tc>
          <w:tcPr>
            <w:tcW w:w="2061" w:type="dxa"/>
            <w:shd w:val="clear" w:color="auto" w:fill="auto"/>
            <w:hideMark/>
          </w:tcPr>
          <w:p w14:paraId="7BF8E463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Нет</w:t>
            </w:r>
          </w:p>
        </w:tc>
        <w:tc>
          <w:tcPr>
            <w:tcW w:w="2126" w:type="dxa"/>
            <w:shd w:val="clear" w:color="auto" w:fill="auto"/>
            <w:hideMark/>
          </w:tcPr>
          <w:p w14:paraId="165E92F1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Нет</w:t>
            </w:r>
          </w:p>
        </w:tc>
        <w:tc>
          <w:tcPr>
            <w:tcW w:w="2127" w:type="dxa"/>
            <w:shd w:val="clear" w:color="auto" w:fill="auto"/>
            <w:hideMark/>
          </w:tcPr>
          <w:p w14:paraId="4537ED75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Да</w:t>
            </w:r>
          </w:p>
        </w:tc>
      </w:tr>
      <w:tr w:rsidR="00467272" w:rsidRPr="00525A1A" w14:paraId="515D95B5" w14:textId="77777777" w:rsidTr="009B432D">
        <w:trPr>
          <w:jc w:val="center"/>
        </w:trPr>
        <w:tc>
          <w:tcPr>
            <w:tcW w:w="2158" w:type="dxa"/>
            <w:shd w:val="clear" w:color="auto" w:fill="auto"/>
            <w:hideMark/>
          </w:tcPr>
          <w:p w14:paraId="70467178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Мультиплатформенность</w:t>
            </w:r>
          </w:p>
        </w:tc>
        <w:tc>
          <w:tcPr>
            <w:tcW w:w="2061" w:type="dxa"/>
            <w:shd w:val="clear" w:color="auto" w:fill="auto"/>
            <w:hideMark/>
          </w:tcPr>
          <w:p w14:paraId="597C0C9E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Нет</w:t>
            </w:r>
          </w:p>
        </w:tc>
        <w:tc>
          <w:tcPr>
            <w:tcW w:w="2126" w:type="dxa"/>
            <w:shd w:val="clear" w:color="auto" w:fill="auto"/>
            <w:hideMark/>
          </w:tcPr>
          <w:p w14:paraId="06FCE557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Да</w:t>
            </w:r>
          </w:p>
        </w:tc>
        <w:tc>
          <w:tcPr>
            <w:tcW w:w="2127" w:type="dxa"/>
            <w:shd w:val="clear" w:color="auto" w:fill="auto"/>
            <w:hideMark/>
          </w:tcPr>
          <w:p w14:paraId="2EF6E936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Нет</w:t>
            </w:r>
          </w:p>
        </w:tc>
      </w:tr>
      <w:tr w:rsidR="00467272" w:rsidRPr="00525A1A" w14:paraId="10058E43" w14:textId="77777777" w:rsidTr="009B432D">
        <w:trPr>
          <w:jc w:val="center"/>
        </w:trPr>
        <w:tc>
          <w:tcPr>
            <w:tcW w:w="2158" w:type="dxa"/>
            <w:shd w:val="clear" w:color="auto" w:fill="auto"/>
            <w:hideMark/>
          </w:tcPr>
          <w:p w14:paraId="0E451979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Широкая поддержка сообществом</w:t>
            </w:r>
          </w:p>
        </w:tc>
        <w:tc>
          <w:tcPr>
            <w:tcW w:w="2061" w:type="dxa"/>
            <w:shd w:val="clear" w:color="auto" w:fill="auto"/>
            <w:hideMark/>
          </w:tcPr>
          <w:p w14:paraId="0BEEECD5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Высокая</w:t>
            </w:r>
          </w:p>
        </w:tc>
        <w:tc>
          <w:tcPr>
            <w:tcW w:w="2126" w:type="dxa"/>
            <w:shd w:val="clear" w:color="auto" w:fill="auto"/>
            <w:hideMark/>
          </w:tcPr>
          <w:p w14:paraId="680071DB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Средняя</w:t>
            </w:r>
          </w:p>
        </w:tc>
        <w:tc>
          <w:tcPr>
            <w:tcW w:w="2127" w:type="dxa"/>
            <w:shd w:val="clear" w:color="auto" w:fill="auto"/>
            <w:hideMark/>
          </w:tcPr>
          <w:p w14:paraId="741CCD86" w14:textId="77777777" w:rsidR="00467272" w:rsidRPr="00525A1A" w:rsidRDefault="00467272" w:rsidP="00467272">
            <w:pPr>
              <w:pStyle w:val="affff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5A1A">
              <w:rPr>
                <w:sz w:val="24"/>
                <w:szCs w:val="24"/>
              </w:rPr>
              <w:t>Средняя</w:t>
            </w:r>
          </w:p>
        </w:tc>
      </w:tr>
    </w:tbl>
    <w:p w14:paraId="402F4821" w14:textId="77777777" w:rsidR="00467272" w:rsidRPr="00525A1A" w:rsidDel="00525A1A" w:rsidRDefault="00467272" w:rsidP="00467272">
      <w:pPr>
        <w:pStyle w:val="afff3"/>
        <w:spacing w:before="480"/>
        <w:rPr>
          <w:del w:id="467" w:author="SANYA SHOOMKA" w:date="2016-04-14T16:01:00Z"/>
        </w:rPr>
      </w:pPr>
    </w:p>
    <w:p w14:paraId="34978BAD" w14:textId="3221D842" w:rsidR="001509BE" w:rsidRDefault="00467272" w:rsidP="009D72B1">
      <w:pPr>
        <w:pStyle w:val="afff3"/>
        <w:spacing w:before="480"/>
      </w:pPr>
      <w:r w:rsidRPr="00525A1A">
        <w:t xml:space="preserve">Поскольку параллельно с текущей разработкой под операционную систему </w:t>
      </w:r>
      <w:r w:rsidRPr="00525A1A">
        <w:rPr>
          <w:lang w:val="en-US"/>
        </w:rPr>
        <w:t>Android</w:t>
      </w:r>
      <w:r w:rsidRPr="00525A1A">
        <w:t xml:space="preserve">, также разрабатывается мобильное приложение под </w:t>
      </w:r>
      <w:r w:rsidRPr="00525A1A">
        <w:rPr>
          <w:lang w:val="en-US"/>
        </w:rPr>
        <w:t>iOS</w:t>
      </w:r>
      <w:r w:rsidRPr="00525A1A">
        <w:t xml:space="preserve">, кроссплатформенность и мультиплатформенность не так важна. Поскольку у разработки с помощью </w:t>
      </w:r>
      <w:r w:rsidRPr="00525A1A">
        <w:rPr>
          <w:lang w:val="en-US"/>
        </w:rPr>
        <w:t>Java</w:t>
      </w:r>
      <w:r w:rsidRPr="00525A1A">
        <w:t xml:space="preserve"> оставшиеся показатели выше, чем у других вариантов, для разработки мобильного приложения был выбран именно этот способ.</w:t>
      </w:r>
      <w:r w:rsidR="001509BE">
        <w:br w:type="page"/>
      </w:r>
    </w:p>
    <w:p w14:paraId="4EA4CDD8" w14:textId="5F300B44" w:rsidR="009D72B1" w:rsidRDefault="009D72B1" w:rsidP="00B05EDA">
      <w:pPr>
        <w:pStyle w:val="a7"/>
      </w:pPr>
      <w:bookmarkStart w:id="468" w:name="_Toc453256155"/>
      <w:bookmarkStart w:id="469" w:name="_Toc256183615"/>
      <w:bookmarkStart w:id="470" w:name="_Toc256689437"/>
      <w:r>
        <w:lastRenderedPageBreak/>
        <w:t>Экономическая оценка разработки</w:t>
      </w:r>
      <w:bookmarkEnd w:id="468"/>
    </w:p>
    <w:p w14:paraId="79034CD5" w14:textId="0F851C37" w:rsidR="001509BE" w:rsidRPr="003F574F" w:rsidRDefault="00615857" w:rsidP="001509BE">
      <w:pPr>
        <w:pStyle w:val="afff3"/>
      </w:pPr>
      <w:r w:rsidRPr="00615857">
        <w:t xml:space="preserve">В данном разделе, состоящем из четырёх </w:t>
      </w:r>
      <w:r>
        <w:rPr>
          <w:lang w:val="ru-RU"/>
        </w:rPr>
        <w:t>подразделов,</w:t>
      </w:r>
      <w:r w:rsidRPr="00615857">
        <w:t xml:space="preserve"> были описаны экономические аспекты разработки дипломного проекта (далее - ДП). В первом изучены организационные и правовые вопросы. Во втором рассмотрены цель и предмет разработки ДП. В последующем третьем разделе содержится план работы над проектом. И в заключительном, четвертом был</w:t>
      </w:r>
      <w:bookmarkStart w:id="471" w:name="_GoBack"/>
      <w:bookmarkEnd w:id="471"/>
      <w:r w:rsidRPr="00615857">
        <w:t xml:space="preserve"> произведен расчет себестоимости создания программного продукта</w:t>
      </w:r>
      <w:r w:rsidR="001509BE" w:rsidRPr="003F574F">
        <w:t>.</w:t>
      </w:r>
    </w:p>
    <w:p w14:paraId="0EA7700F" w14:textId="77777777" w:rsidR="001509BE" w:rsidRPr="00FB12CD" w:rsidRDefault="001509BE" w:rsidP="00B05EDA">
      <w:pPr>
        <w:pStyle w:val="a8"/>
      </w:pPr>
      <w:bookmarkStart w:id="472" w:name="_Toc327402857"/>
      <w:bookmarkStart w:id="473" w:name="_Toc437952939"/>
      <w:bookmarkStart w:id="474" w:name="_Toc453256156"/>
      <w:bookmarkEnd w:id="469"/>
      <w:bookmarkEnd w:id="470"/>
      <w:r w:rsidRPr="009D72B1">
        <w:t>Организационные</w:t>
      </w:r>
      <w:r w:rsidRPr="00FB12CD">
        <w:t xml:space="preserve"> и правовые вопросы</w:t>
      </w:r>
      <w:bookmarkEnd w:id="472"/>
      <w:bookmarkEnd w:id="473"/>
      <w:bookmarkEnd w:id="474"/>
    </w:p>
    <w:p w14:paraId="4882997C" w14:textId="77777777" w:rsidR="001509BE" w:rsidRPr="00C47F29" w:rsidRDefault="001509BE" w:rsidP="001509BE">
      <w:pPr>
        <w:pStyle w:val="afff3"/>
      </w:pPr>
      <w:r w:rsidRPr="00C47F29">
        <w:t>Заказчиком программного продукта является факультет среднего профессионального образования университета Информационных Технологий Механики и Оптики (ФСПО Университета ИТМО).</w:t>
      </w:r>
    </w:p>
    <w:p w14:paraId="55470010" w14:textId="77777777" w:rsidR="001509BE" w:rsidRPr="00C47F29" w:rsidRDefault="001509BE" w:rsidP="001509BE">
      <w:pPr>
        <w:pStyle w:val="afff3"/>
      </w:pPr>
      <w:r w:rsidRPr="00C47F29">
        <w:t>Адрес: Песочная наб., 14, г. Санкт-Петербург, 197022.</w:t>
      </w:r>
    </w:p>
    <w:p w14:paraId="1FDA53BC" w14:textId="77777777" w:rsidR="001509BE" w:rsidRPr="00C47F29" w:rsidRDefault="001509BE" w:rsidP="001509BE">
      <w:pPr>
        <w:pStyle w:val="afff3"/>
      </w:pPr>
      <w:r w:rsidRPr="00C47F29">
        <w:t>Лицензия А № 001208 от 07.10.2003 г. </w:t>
      </w:r>
    </w:p>
    <w:p w14:paraId="15CB18AF" w14:textId="77777777" w:rsidR="001509BE" w:rsidRPr="00C47F29" w:rsidRDefault="001509BE" w:rsidP="001509BE">
      <w:pPr>
        <w:pStyle w:val="afff3"/>
      </w:pPr>
      <w:r w:rsidRPr="00C47F29">
        <w:t>Свидетельство о государственной аккредитации А № 000936 от 05.05.2003г.</w:t>
      </w:r>
    </w:p>
    <w:p w14:paraId="2B7EACB2" w14:textId="77777777" w:rsidR="001509BE" w:rsidRPr="00C47F29" w:rsidRDefault="001509BE" w:rsidP="001509BE">
      <w:pPr>
        <w:pStyle w:val="afff3"/>
      </w:pPr>
      <w:r w:rsidRPr="00C47F29">
        <w:t>ФСПО Университета ИТМО является учебным и административно-структурным подразделением, реализующим образовательные программы среднего профессионального образования, ведущим научную и воспитательную работу. Задачей факультета является подготовка квалифицированных специалистов по специальностям, закрепленным за факультетом.</w:t>
      </w:r>
    </w:p>
    <w:p w14:paraId="35B3E834" w14:textId="2F3CD064" w:rsidR="001509BE" w:rsidRPr="00C47F29" w:rsidRDefault="001509BE" w:rsidP="001509BE">
      <w:pPr>
        <w:pStyle w:val="afff3"/>
      </w:pPr>
      <w:r w:rsidRPr="00C47F29">
        <w:t xml:space="preserve">Факультет имеет линейно-функциональную организационную структуру с элементами дивизионной, структура представлена на рисунке </w:t>
      </w:r>
      <w:r w:rsidR="00CC1902">
        <w:rPr>
          <w:lang w:val="ru-RU"/>
        </w:rPr>
        <w:t>4</w:t>
      </w:r>
      <w:r w:rsidRPr="00C47F29">
        <w:t>.</w:t>
      </w:r>
    </w:p>
    <w:p w14:paraId="51DFEDEE" w14:textId="77777777" w:rsidR="001509BE" w:rsidRPr="009061F2" w:rsidRDefault="001509BE" w:rsidP="001509BE">
      <w:pPr>
        <w:jc w:val="center"/>
        <w:rPr>
          <w:szCs w:val="28"/>
        </w:rPr>
      </w:pPr>
      <w:r w:rsidRPr="00E96413">
        <w:rPr>
          <w:noProof/>
          <w:szCs w:val="28"/>
        </w:rPr>
        <w:lastRenderedPageBreak/>
        <w:drawing>
          <wp:inline distT="0" distB="0" distL="0" distR="0" wp14:anchorId="1512CA1F" wp14:editId="0CE0B725">
            <wp:extent cx="6029325" cy="3771900"/>
            <wp:effectExtent l="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918A" w14:textId="795AA2E4" w:rsidR="001509BE" w:rsidRPr="009B432D" w:rsidRDefault="001509BE" w:rsidP="001509BE">
      <w:pPr>
        <w:jc w:val="center"/>
        <w:rPr>
          <w:i/>
          <w:sz w:val="24"/>
          <w:szCs w:val="24"/>
        </w:rPr>
        <w:sectPr w:rsidR="001509BE" w:rsidRPr="009B432D" w:rsidSect="00467272">
          <w:footerReference w:type="even" r:id="rId21"/>
          <w:footerReference w:type="default" r:id="rId22"/>
          <w:footerReference w:type="first" r:id="rId23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r w:rsidRPr="009B432D">
        <w:rPr>
          <w:i/>
          <w:sz w:val="24"/>
          <w:szCs w:val="24"/>
        </w:rPr>
        <w:t xml:space="preserve">Рисунок </w:t>
      </w:r>
      <w:r w:rsidR="00CC1902" w:rsidRPr="009B432D">
        <w:rPr>
          <w:i/>
          <w:sz w:val="24"/>
          <w:szCs w:val="24"/>
        </w:rPr>
        <w:t>4</w:t>
      </w:r>
      <w:r w:rsidR="0086410D" w:rsidRPr="009B432D">
        <w:rPr>
          <w:i/>
          <w:sz w:val="24"/>
          <w:szCs w:val="24"/>
        </w:rPr>
        <w:t xml:space="preserve"> </w:t>
      </w:r>
      <w:r w:rsidRPr="009B432D">
        <w:rPr>
          <w:i/>
          <w:sz w:val="24"/>
          <w:szCs w:val="24"/>
        </w:rPr>
        <w:t>Организационная структура</w:t>
      </w:r>
    </w:p>
    <w:p w14:paraId="1B5718F4" w14:textId="77777777" w:rsidR="001509BE" w:rsidRDefault="001509BE" w:rsidP="001509BE">
      <w:pPr>
        <w:tabs>
          <w:tab w:val="left" w:pos="3754"/>
          <w:tab w:val="left" w:pos="4337"/>
        </w:tabs>
      </w:pPr>
    </w:p>
    <w:p w14:paraId="7764F67E" w14:textId="49022FED" w:rsidR="001509BE" w:rsidRPr="000C020C" w:rsidRDefault="001509BE" w:rsidP="001509BE">
      <w:pPr>
        <w:pStyle w:val="afff3"/>
      </w:pPr>
      <w:r>
        <w:t xml:space="preserve">Для выявления </w:t>
      </w:r>
      <w:r w:rsidRPr="00187FE6">
        <w:t>факторов внутренней и внешней среды</w:t>
      </w:r>
      <w:r>
        <w:t xml:space="preserve"> предприятия был проведен </w:t>
      </w:r>
      <w:r w:rsidRPr="000C020C">
        <w:t>SWOT</w:t>
      </w:r>
      <w:r>
        <w:t xml:space="preserve"> </w:t>
      </w:r>
      <w:r w:rsidRPr="000C020C">
        <w:t>- анализ ФСПО</w:t>
      </w:r>
      <w:r>
        <w:t xml:space="preserve"> Университета</w:t>
      </w:r>
      <w:r w:rsidRPr="000C020C">
        <w:t xml:space="preserve"> ИТМО</w:t>
      </w:r>
      <w:r>
        <w:t xml:space="preserve">. Его результаты приведены в таблице </w:t>
      </w:r>
      <w:r w:rsidR="00B75CB4" w:rsidRPr="00C6332B">
        <w:rPr>
          <w:lang w:val="ru-RU"/>
        </w:rPr>
        <w:t>3</w:t>
      </w:r>
      <w:r>
        <w:t>.</w:t>
      </w:r>
    </w:p>
    <w:p w14:paraId="77514644" w14:textId="7E2496F5" w:rsidR="001509BE" w:rsidRPr="00B75CB4" w:rsidRDefault="001509BE" w:rsidP="001509BE">
      <w:pPr>
        <w:jc w:val="right"/>
        <w:rPr>
          <w:rFonts w:eastAsia="Times New Roman"/>
          <w:szCs w:val="28"/>
          <w:lang w:val="en-US" w:eastAsia="ar-SA"/>
        </w:rPr>
      </w:pPr>
      <w:r>
        <w:rPr>
          <w:rFonts w:eastAsia="Times New Roman"/>
          <w:szCs w:val="28"/>
          <w:lang w:eastAsia="ar-SA"/>
        </w:rPr>
        <w:br w:type="page"/>
      </w:r>
      <w:r>
        <w:rPr>
          <w:rFonts w:eastAsia="Times New Roman"/>
          <w:szCs w:val="28"/>
          <w:lang w:eastAsia="ar-SA"/>
        </w:rPr>
        <w:lastRenderedPageBreak/>
        <w:t xml:space="preserve">Таблица </w:t>
      </w:r>
      <w:r w:rsidR="00B75CB4">
        <w:rPr>
          <w:rFonts w:eastAsia="Times New Roman"/>
          <w:szCs w:val="28"/>
          <w:lang w:val="en-US" w:eastAsia="ar-SA"/>
        </w:rPr>
        <w:t>3</w:t>
      </w:r>
    </w:p>
    <w:p w14:paraId="0401A0B5" w14:textId="77777777" w:rsidR="001509BE" w:rsidRPr="00BF6B33" w:rsidRDefault="001509BE" w:rsidP="001509BE">
      <w:pPr>
        <w:jc w:val="center"/>
        <w:rPr>
          <w:rFonts w:eastAsia="Times New Roman"/>
          <w:sz w:val="32"/>
          <w:szCs w:val="28"/>
          <w:lang w:eastAsia="ar-SA"/>
        </w:rPr>
      </w:pPr>
      <w:r w:rsidRPr="00BF6B33">
        <w:t>SWOT - анализ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09"/>
        <w:gridCol w:w="5419"/>
      </w:tblGrid>
      <w:tr w:rsidR="001509BE" w:rsidRPr="00E96413" w14:paraId="450084E3" w14:textId="77777777" w:rsidTr="009B432D">
        <w:trPr>
          <w:trHeight w:val="559"/>
          <w:jc w:val="center"/>
        </w:trPr>
        <w:tc>
          <w:tcPr>
            <w:tcW w:w="4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7EF8EC" w14:textId="77777777" w:rsidR="001509BE" w:rsidRPr="00E96413" w:rsidRDefault="001509BE" w:rsidP="009B432D">
            <w:pPr>
              <w:pStyle w:val="affff8"/>
              <w:jc w:val="center"/>
            </w:pPr>
            <w:r w:rsidRPr="00E96413">
              <w:t>Потенциальные внутренние сильные стороны (S):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B206647" w14:textId="77777777" w:rsidR="001509BE" w:rsidRPr="00E96413" w:rsidRDefault="001509BE" w:rsidP="009B432D">
            <w:pPr>
              <w:pStyle w:val="affff8"/>
              <w:jc w:val="center"/>
            </w:pPr>
            <w:r w:rsidRPr="00E96413">
              <w:t>Потенциальные внутренние слабости (W):</w:t>
            </w:r>
          </w:p>
        </w:tc>
      </w:tr>
      <w:tr w:rsidR="001509BE" w:rsidRPr="00E96413" w14:paraId="21F85384" w14:textId="77777777" w:rsidTr="009B432D">
        <w:trPr>
          <w:trHeight w:val="522"/>
          <w:jc w:val="center"/>
        </w:trPr>
        <w:tc>
          <w:tcPr>
            <w:tcW w:w="4236" w:type="dxa"/>
            <w:tcBorders>
              <w:top w:val="nil"/>
              <w:left w:val="single" w:sz="4" w:space="0" w:color="auto"/>
              <w:bottom w:val="single" w:sz="4" w:space="0" w:color="FFFFFF"/>
              <w:right w:val="single" w:sz="6" w:space="0" w:color="auto"/>
            </w:tcBorders>
          </w:tcPr>
          <w:p w14:paraId="3FF6E32A" w14:textId="77777777" w:rsidR="001509BE" w:rsidRPr="00E96413" w:rsidRDefault="001509BE" w:rsidP="009B432D">
            <w:pPr>
              <w:pStyle w:val="10"/>
              <w:rPr>
                <w:lang w:val="en-US"/>
              </w:rPr>
            </w:pPr>
            <w:r w:rsidRPr="00E96413">
              <w:t>четко проявляемая компетентность</w:t>
            </w:r>
            <w:r w:rsidRPr="00E96413">
              <w:rPr>
                <w:lang w:val="en-US"/>
              </w:rPr>
              <w:t>;</w:t>
            </w:r>
          </w:p>
        </w:tc>
        <w:tc>
          <w:tcPr>
            <w:tcW w:w="5460" w:type="dxa"/>
            <w:tcBorders>
              <w:top w:val="nil"/>
              <w:left w:val="single" w:sz="6" w:space="0" w:color="auto"/>
              <w:bottom w:val="nil"/>
              <w:right w:val="single" w:sz="4" w:space="0" w:color="auto"/>
            </w:tcBorders>
          </w:tcPr>
          <w:p w14:paraId="7D758EE8" w14:textId="77777777" w:rsidR="001509BE" w:rsidRPr="00E96413" w:rsidRDefault="001509BE" w:rsidP="009B432D">
            <w:pPr>
              <w:pStyle w:val="10"/>
              <w:rPr>
                <w:lang w:val="en-US"/>
              </w:rPr>
            </w:pPr>
            <w:r w:rsidRPr="00E96413">
              <w:t>потеря некоторых аспектов компетентности</w:t>
            </w:r>
            <w:r w:rsidRPr="00E96413">
              <w:rPr>
                <w:lang w:val="en-US"/>
              </w:rPr>
              <w:t>;</w:t>
            </w:r>
          </w:p>
        </w:tc>
      </w:tr>
      <w:tr w:rsidR="001509BE" w:rsidRPr="00E96413" w14:paraId="14BF90F3" w14:textId="77777777" w:rsidTr="009B432D">
        <w:trPr>
          <w:trHeight w:val="577"/>
          <w:jc w:val="center"/>
        </w:trPr>
        <w:tc>
          <w:tcPr>
            <w:tcW w:w="4236" w:type="dxa"/>
            <w:tcBorders>
              <w:top w:val="single" w:sz="4" w:space="0" w:color="FFFFFF"/>
              <w:left w:val="single" w:sz="4" w:space="0" w:color="auto"/>
              <w:bottom w:val="nil"/>
              <w:right w:val="single" w:sz="6" w:space="0" w:color="auto"/>
            </w:tcBorders>
          </w:tcPr>
          <w:p w14:paraId="4EA8C4E5" w14:textId="77777777" w:rsidR="001509BE" w:rsidRPr="00E96413" w:rsidRDefault="001509BE" w:rsidP="009B432D">
            <w:pPr>
              <w:pStyle w:val="10"/>
              <w:rPr>
                <w:lang w:val="en-US"/>
              </w:rPr>
            </w:pPr>
            <w:r w:rsidRPr="00E96413">
              <w:t>определенные финансовые источники</w:t>
            </w:r>
            <w:r w:rsidRPr="00E96413">
              <w:rPr>
                <w:lang w:val="en-US"/>
              </w:rPr>
              <w:t>;</w:t>
            </w:r>
          </w:p>
        </w:tc>
        <w:tc>
          <w:tcPr>
            <w:tcW w:w="5460" w:type="dxa"/>
            <w:tcBorders>
              <w:top w:val="nil"/>
              <w:left w:val="single" w:sz="6" w:space="0" w:color="auto"/>
              <w:bottom w:val="nil"/>
              <w:right w:val="single" w:sz="4" w:space="0" w:color="auto"/>
            </w:tcBorders>
          </w:tcPr>
          <w:p w14:paraId="3B966C25" w14:textId="77777777" w:rsidR="001509BE" w:rsidRPr="00E96413" w:rsidRDefault="001509BE" w:rsidP="009B432D">
            <w:pPr>
              <w:pStyle w:val="10"/>
              <w:rPr>
                <w:lang w:val="en-US"/>
              </w:rPr>
            </w:pPr>
            <w:r w:rsidRPr="00E96413">
              <w:t>нехватка квалифицированных сотрудников</w:t>
            </w:r>
            <w:r w:rsidRPr="00E96413">
              <w:rPr>
                <w:lang w:val="en-US"/>
              </w:rPr>
              <w:t>;</w:t>
            </w:r>
          </w:p>
        </w:tc>
      </w:tr>
      <w:tr w:rsidR="001509BE" w:rsidRPr="00E96413" w14:paraId="734755CD" w14:textId="77777777" w:rsidTr="009B432D">
        <w:trPr>
          <w:trHeight w:val="279"/>
          <w:jc w:val="center"/>
        </w:trPr>
        <w:tc>
          <w:tcPr>
            <w:tcW w:w="4236" w:type="dxa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14:paraId="14287506" w14:textId="77777777" w:rsidR="001509BE" w:rsidRPr="00E96413" w:rsidRDefault="001509BE" w:rsidP="009B432D">
            <w:pPr>
              <w:pStyle w:val="10"/>
              <w:rPr>
                <w:lang w:val="en-US"/>
              </w:rPr>
            </w:pPr>
            <w:r w:rsidRPr="00E96413">
              <w:t>известность</w:t>
            </w:r>
            <w:r w:rsidRPr="00E96413">
              <w:rPr>
                <w:lang w:val="en-US"/>
              </w:rPr>
              <w:t>;</w:t>
            </w:r>
          </w:p>
        </w:tc>
        <w:tc>
          <w:tcPr>
            <w:tcW w:w="5460" w:type="dxa"/>
            <w:tcBorders>
              <w:top w:val="nil"/>
              <w:left w:val="single" w:sz="6" w:space="0" w:color="auto"/>
              <w:bottom w:val="nil"/>
              <w:right w:val="single" w:sz="4" w:space="0" w:color="auto"/>
            </w:tcBorders>
          </w:tcPr>
          <w:p w14:paraId="6F1E2A3D" w14:textId="77777777" w:rsidR="001509BE" w:rsidRPr="00E96413" w:rsidRDefault="001509BE" w:rsidP="009B432D">
            <w:pPr>
              <w:pStyle w:val="10"/>
              <w:rPr>
                <w:lang w:val="en-US"/>
              </w:rPr>
            </w:pPr>
            <w:r w:rsidRPr="00E96413">
              <w:t>устарелые технология и оборудование</w:t>
            </w:r>
            <w:r w:rsidRPr="00E96413">
              <w:rPr>
                <w:lang w:val="en-US"/>
              </w:rPr>
              <w:t>;</w:t>
            </w:r>
          </w:p>
        </w:tc>
      </w:tr>
      <w:tr w:rsidR="001509BE" w:rsidRPr="00E96413" w14:paraId="1CE05A42" w14:textId="77777777" w:rsidTr="009B432D">
        <w:trPr>
          <w:trHeight w:val="279"/>
          <w:jc w:val="center"/>
        </w:trPr>
        <w:tc>
          <w:tcPr>
            <w:tcW w:w="4236" w:type="dxa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14:paraId="12B38C31" w14:textId="77777777" w:rsidR="001509BE" w:rsidRPr="00E96413" w:rsidRDefault="001509BE" w:rsidP="009B432D">
            <w:pPr>
              <w:pStyle w:val="10"/>
              <w:rPr>
                <w:lang w:val="en-US"/>
              </w:rPr>
            </w:pPr>
            <w:r w:rsidRPr="00E96413">
              <w:t>хорошая репутация</w:t>
            </w:r>
            <w:r w:rsidRPr="00E96413">
              <w:rPr>
                <w:lang w:val="en-US"/>
              </w:rPr>
              <w:t>;</w:t>
            </w:r>
          </w:p>
        </w:tc>
        <w:tc>
          <w:tcPr>
            <w:tcW w:w="5460" w:type="dxa"/>
            <w:tcBorders>
              <w:top w:val="nil"/>
              <w:left w:val="single" w:sz="6" w:space="0" w:color="auto"/>
              <w:bottom w:val="nil"/>
              <w:right w:val="single" w:sz="4" w:space="0" w:color="auto"/>
            </w:tcBorders>
          </w:tcPr>
          <w:p w14:paraId="0D15EAE0" w14:textId="77777777" w:rsidR="001509BE" w:rsidRPr="00E96413" w:rsidRDefault="001509BE" w:rsidP="009B432D">
            <w:pPr>
              <w:pStyle w:val="10"/>
              <w:rPr>
                <w:lang w:val="en-US"/>
              </w:rPr>
            </w:pPr>
            <w:r w:rsidRPr="00E96413">
              <w:t>высокая стоимость обучения</w:t>
            </w:r>
            <w:r w:rsidRPr="00E96413">
              <w:rPr>
                <w:lang w:val="en-US"/>
              </w:rPr>
              <w:t>;</w:t>
            </w:r>
          </w:p>
        </w:tc>
      </w:tr>
      <w:tr w:rsidR="001509BE" w:rsidRPr="00E96413" w14:paraId="5CE9C13E" w14:textId="77777777" w:rsidTr="009B432D">
        <w:trPr>
          <w:trHeight w:val="1119"/>
          <w:jc w:val="center"/>
        </w:trPr>
        <w:tc>
          <w:tcPr>
            <w:tcW w:w="423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65F3695F" w14:textId="77777777" w:rsidR="001509BE" w:rsidRPr="00E96413" w:rsidRDefault="001509BE" w:rsidP="009B432D">
            <w:pPr>
              <w:pStyle w:val="10"/>
            </w:pPr>
            <w:r w:rsidRPr="00E96413">
              <w:t>четко сформулированная стратегия;</w:t>
            </w:r>
          </w:p>
          <w:p w14:paraId="461E41B8" w14:textId="77777777" w:rsidR="001509BE" w:rsidRPr="00E96413" w:rsidRDefault="001509BE" w:rsidP="009B432D">
            <w:pPr>
              <w:pStyle w:val="10"/>
            </w:pPr>
            <w:r w:rsidRPr="00E96413">
              <w:t>наличие образовательного, научного и исследовательского потенциала;</w:t>
            </w:r>
          </w:p>
        </w:tc>
        <w:tc>
          <w:tcPr>
            <w:tcW w:w="5460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1CC1261" w14:textId="77777777" w:rsidR="001509BE" w:rsidRPr="00E96413" w:rsidRDefault="001509BE" w:rsidP="009B432D">
            <w:pPr>
              <w:pStyle w:val="10"/>
            </w:pPr>
            <w:r w:rsidRPr="00E96413">
              <w:t>отсутствие инновационных проектов, комплексного участия в международных образовательных программах;</w:t>
            </w:r>
          </w:p>
        </w:tc>
      </w:tr>
      <w:tr w:rsidR="001509BE" w:rsidRPr="00E96413" w14:paraId="00A5C12B" w14:textId="77777777" w:rsidTr="009B432D">
        <w:trPr>
          <w:trHeight w:val="559"/>
          <w:jc w:val="center"/>
        </w:trPr>
        <w:tc>
          <w:tcPr>
            <w:tcW w:w="4236" w:type="dxa"/>
            <w:tcBorders>
              <w:top w:val="single" w:sz="4" w:space="0" w:color="auto"/>
              <w:left w:val="single" w:sz="4" w:space="0" w:color="auto"/>
              <w:bottom w:val="nil"/>
              <w:right w:val="single" w:sz="6" w:space="0" w:color="auto"/>
            </w:tcBorders>
          </w:tcPr>
          <w:p w14:paraId="0EA75599" w14:textId="77777777" w:rsidR="001509BE" w:rsidRPr="00E96413" w:rsidRDefault="001509BE" w:rsidP="009B432D">
            <w:pPr>
              <w:pStyle w:val="10"/>
            </w:pPr>
            <w:r w:rsidRPr="00E96413">
              <w:t>проверенное надежное управление;</w:t>
            </w:r>
          </w:p>
          <w:p w14:paraId="448B7B8A" w14:textId="77777777" w:rsidR="001509BE" w:rsidRPr="00E96413" w:rsidRDefault="001509BE" w:rsidP="009B432D">
            <w:pPr>
              <w:pStyle w:val="10"/>
            </w:pPr>
            <w:r w:rsidRPr="00E96413">
              <w:t>эффективная реклама;</w:t>
            </w:r>
          </w:p>
        </w:tc>
        <w:tc>
          <w:tcPr>
            <w:tcW w:w="5460" w:type="dxa"/>
            <w:tcBorders>
              <w:top w:val="single" w:sz="4" w:space="0" w:color="auto"/>
              <w:left w:val="single" w:sz="6" w:space="0" w:color="auto"/>
              <w:bottom w:val="nil"/>
              <w:right w:val="single" w:sz="4" w:space="0" w:color="auto"/>
            </w:tcBorders>
          </w:tcPr>
          <w:p w14:paraId="360F3660" w14:textId="77777777" w:rsidR="001509BE" w:rsidRPr="00E96413" w:rsidRDefault="001509BE" w:rsidP="009B432D">
            <w:pPr>
              <w:pStyle w:val="10"/>
            </w:pPr>
            <w:r w:rsidRPr="00E96413">
              <w:t>ограниченные возможности комплексного финансирования стратегических целей и задач;</w:t>
            </w:r>
          </w:p>
        </w:tc>
      </w:tr>
      <w:tr w:rsidR="001509BE" w:rsidRPr="00E96413" w14:paraId="490C687D" w14:textId="77777777" w:rsidTr="009B432D">
        <w:trPr>
          <w:trHeight w:val="1119"/>
          <w:jc w:val="center"/>
        </w:trPr>
        <w:tc>
          <w:tcPr>
            <w:tcW w:w="4236" w:type="dxa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14:paraId="71F03C40" w14:textId="77777777" w:rsidR="001509BE" w:rsidRPr="00E96413" w:rsidRDefault="001509BE" w:rsidP="009B432D">
            <w:pPr>
              <w:pStyle w:val="10"/>
            </w:pPr>
            <w:r w:rsidRPr="00E96413">
              <w:t>наличие интернет- системы управления учебным процессом;</w:t>
            </w:r>
          </w:p>
          <w:p w14:paraId="284454D8" w14:textId="77777777" w:rsidR="001509BE" w:rsidRPr="00E96413" w:rsidRDefault="001509BE" w:rsidP="009B432D">
            <w:pPr>
              <w:pStyle w:val="10"/>
            </w:pPr>
            <w:r w:rsidRPr="00E96413">
              <w:t>взаимодействие со студентами в социальных сетях.</w:t>
            </w:r>
          </w:p>
        </w:tc>
        <w:tc>
          <w:tcPr>
            <w:tcW w:w="5460" w:type="dxa"/>
            <w:tcBorders>
              <w:top w:val="nil"/>
              <w:left w:val="single" w:sz="6" w:space="0" w:color="auto"/>
              <w:bottom w:val="nil"/>
              <w:right w:val="single" w:sz="4" w:space="0" w:color="auto"/>
            </w:tcBorders>
          </w:tcPr>
          <w:p w14:paraId="6077AF91" w14:textId="77777777" w:rsidR="001509BE" w:rsidRPr="00E96413" w:rsidRDefault="001509BE" w:rsidP="009B432D">
            <w:pPr>
              <w:pStyle w:val="10"/>
            </w:pPr>
            <w:r w:rsidRPr="00E96413">
              <w:t>непопулярность использования интернет- системы управления учебным процессом.</w:t>
            </w:r>
          </w:p>
          <w:p w14:paraId="6A974A5B" w14:textId="77777777" w:rsidR="001509BE" w:rsidRPr="00E96413" w:rsidRDefault="001509BE" w:rsidP="009B432D">
            <w:pPr>
              <w:pStyle w:val="10"/>
            </w:pPr>
          </w:p>
        </w:tc>
      </w:tr>
      <w:tr w:rsidR="001509BE" w:rsidRPr="00E96413" w14:paraId="1348E020" w14:textId="77777777" w:rsidTr="009B432D">
        <w:trPr>
          <w:trHeight w:val="839"/>
          <w:jc w:val="center"/>
        </w:trPr>
        <w:tc>
          <w:tcPr>
            <w:tcW w:w="4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C115EAB" w14:textId="77777777" w:rsidR="001509BE" w:rsidRPr="00E96413" w:rsidRDefault="001509BE" w:rsidP="009B432D">
            <w:pPr>
              <w:pStyle w:val="10"/>
            </w:pPr>
            <w:r w:rsidRPr="00E96413">
              <w:t>Потенциальные внешние благоприятные возможности (О):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169CF77" w14:textId="77777777" w:rsidR="001509BE" w:rsidRPr="00E96413" w:rsidRDefault="001509BE" w:rsidP="009B432D">
            <w:pPr>
              <w:pStyle w:val="10"/>
            </w:pPr>
            <w:r w:rsidRPr="00E96413">
              <w:t>Потенциальные внешние угрозы (Т):</w:t>
            </w:r>
          </w:p>
        </w:tc>
      </w:tr>
      <w:tr w:rsidR="001509BE" w:rsidRPr="00E96413" w14:paraId="7E4D90C0" w14:textId="77777777" w:rsidTr="009B432D">
        <w:trPr>
          <w:trHeight w:val="839"/>
          <w:jc w:val="center"/>
        </w:trPr>
        <w:tc>
          <w:tcPr>
            <w:tcW w:w="4236" w:type="dxa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14:paraId="6DCAE192" w14:textId="77777777" w:rsidR="001509BE" w:rsidRPr="00E96413" w:rsidRDefault="001509BE" w:rsidP="009B432D">
            <w:pPr>
              <w:pStyle w:val="10"/>
            </w:pPr>
            <w:r w:rsidRPr="00E96413">
              <w:t>потенциальный спрос на образовательные услуги университета;</w:t>
            </w:r>
          </w:p>
        </w:tc>
        <w:tc>
          <w:tcPr>
            <w:tcW w:w="5460" w:type="dxa"/>
            <w:tcBorders>
              <w:top w:val="nil"/>
              <w:left w:val="single" w:sz="6" w:space="0" w:color="auto"/>
              <w:bottom w:val="nil"/>
              <w:right w:val="single" w:sz="4" w:space="0" w:color="auto"/>
            </w:tcBorders>
          </w:tcPr>
          <w:p w14:paraId="1B3C95DA" w14:textId="77777777" w:rsidR="001509BE" w:rsidRPr="00E96413" w:rsidRDefault="001509BE" w:rsidP="009B432D">
            <w:pPr>
              <w:pStyle w:val="10"/>
            </w:pPr>
            <w:r w:rsidRPr="00E96413">
              <w:t>изменения в нормативной документации, которая регламентирует образовательную деятельность вузов и ссузов;</w:t>
            </w:r>
          </w:p>
        </w:tc>
      </w:tr>
      <w:tr w:rsidR="001509BE" w:rsidRPr="00E96413" w14:paraId="143047F0" w14:textId="77777777" w:rsidTr="009B432D">
        <w:trPr>
          <w:trHeight w:val="839"/>
          <w:jc w:val="center"/>
        </w:trPr>
        <w:tc>
          <w:tcPr>
            <w:tcW w:w="4236" w:type="dxa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14:paraId="00B71DAD" w14:textId="77777777" w:rsidR="001509BE" w:rsidRPr="00E96413" w:rsidRDefault="001509BE" w:rsidP="009B432D">
            <w:pPr>
              <w:pStyle w:val="10"/>
            </w:pPr>
            <w:r w:rsidRPr="00E96413">
              <w:t>благоприятная конкурентная среда на рынке образовательных услуг.</w:t>
            </w:r>
          </w:p>
        </w:tc>
        <w:tc>
          <w:tcPr>
            <w:tcW w:w="5460" w:type="dxa"/>
            <w:tcBorders>
              <w:top w:val="nil"/>
              <w:left w:val="single" w:sz="6" w:space="0" w:color="auto"/>
              <w:bottom w:val="nil"/>
              <w:right w:val="single" w:sz="4" w:space="0" w:color="auto"/>
            </w:tcBorders>
          </w:tcPr>
          <w:p w14:paraId="0BFA1625" w14:textId="77777777" w:rsidR="001509BE" w:rsidRPr="00E96413" w:rsidRDefault="001509BE" w:rsidP="009B432D">
            <w:pPr>
              <w:pStyle w:val="10"/>
            </w:pPr>
            <w:r w:rsidRPr="00E96413">
              <w:t xml:space="preserve">динамика изменения внешней среды (социально-экономическая обстановка, демографическая ситуация); </w:t>
            </w:r>
          </w:p>
        </w:tc>
      </w:tr>
      <w:tr w:rsidR="001509BE" w:rsidRPr="00E96413" w14:paraId="28719037" w14:textId="77777777" w:rsidTr="009B432D">
        <w:trPr>
          <w:trHeight w:val="559"/>
          <w:jc w:val="center"/>
        </w:trPr>
        <w:tc>
          <w:tcPr>
            <w:tcW w:w="4236" w:type="dxa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1B446D89" w14:textId="77777777" w:rsidR="001509BE" w:rsidRPr="00E96413" w:rsidRDefault="001509BE" w:rsidP="009B432D">
            <w:pPr>
              <w:pStyle w:val="10"/>
              <w:numPr>
                <w:ilvl w:val="0"/>
                <w:numId w:val="0"/>
              </w:numPr>
            </w:pPr>
          </w:p>
        </w:tc>
        <w:tc>
          <w:tcPr>
            <w:tcW w:w="5460" w:type="dxa"/>
            <w:tcBorders>
              <w:top w:val="nil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B2AEA77" w14:textId="77777777" w:rsidR="001509BE" w:rsidRPr="00E96413" w:rsidRDefault="001509BE" w:rsidP="009B432D">
            <w:pPr>
              <w:pStyle w:val="10"/>
            </w:pPr>
            <w:r w:rsidRPr="00E96413">
              <w:t>низкий образовательный уровень выпускников школ.</w:t>
            </w:r>
          </w:p>
        </w:tc>
      </w:tr>
    </w:tbl>
    <w:p w14:paraId="27B659EC" w14:textId="77777777" w:rsidR="001509BE" w:rsidRPr="009B5EF7" w:rsidRDefault="001509BE" w:rsidP="00B05EDA">
      <w:pPr>
        <w:pStyle w:val="a8"/>
      </w:pPr>
      <w:bookmarkStart w:id="475" w:name="_Toc389515781"/>
      <w:bookmarkStart w:id="476" w:name="_Toc453256157"/>
      <w:r w:rsidRPr="009B5EF7">
        <w:t>Организация процесса разработки программного продукта</w:t>
      </w:r>
      <w:bookmarkEnd w:id="475"/>
      <w:bookmarkEnd w:id="476"/>
    </w:p>
    <w:p w14:paraId="19A47CF4" w14:textId="3839F610" w:rsidR="001509BE" w:rsidRPr="000C020C" w:rsidRDefault="001509BE" w:rsidP="001509BE">
      <w:pPr>
        <w:pStyle w:val="afff3"/>
      </w:pPr>
      <w:r w:rsidRPr="000C020C">
        <w:t>План работы призван сократить риски</w:t>
      </w:r>
      <w:r>
        <w:t xml:space="preserve"> некачественного выполнения проекта или</w:t>
      </w:r>
      <w:r w:rsidRPr="000C020C">
        <w:t xml:space="preserve"> невыполнения проекта в заданные</w:t>
      </w:r>
      <w:r>
        <w:t xml:space="preserve"> сроки</w:t>
      </w:r>
      <w:r w:rsidRPr="000C020C">
        <w:t xml:space="preserve">. План работы над проектом </w:t>
      </w:r>
      <w:r>
        <w:t xml:space="preserve">представлен в таблице </w:t>
      </w:r>
      <w:r w:rsidR="00B75CB4" w:rsidRPr="00C6332B">
        <w:rPr>
          <w:lang w:val="ru-RU"/>
        </w:rPr>
        <w:t>4</w:t>
      </w:r>
      <w:r>
        <w:t xml:space="preserve">. Он </w:t>
      </w:r>
      <w:r w:rsidRPr="000C020C">
        <w:t>содержит наименование этапа работ со сроками выполнения, его плановой трудоемкостью для участников</w:t>
      </w:r>
      <w:r>
        <w:t>.</w:t>
      </w:r>
    </w:p>
    <w:p w14:paraId="565A600A" w14:textId="77777777" w:rsidR="001509BE" w:rsidRDefault="001509BE" w:rsidP="001509BE">
      <w:pPr>
        <w:jc w:val="center"/>
        <w:sectPr w:rsidR="001509BE" w:rsidSect="00467272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64233516" w14:textId="45AC5F0C" w:rsidR="001509BE" w:rsidRPr="00B75CB4" w:rsidRDefault="001509BE" w:rsidP="001509BE">
      <w:pPr>
        <w:pStyle w:val="afc"/>
        <w:rPr>
          <w:lang w:val="en-US"/>
        </w:rPr>
      </w:pPr>
      <w:r w:rsidRPr="00C47F29">
        <w:lastRenderedPageBreak/>
        <w:t xml:space="preserve">Таблица </w:t>
      </w:r>
      <w:r w:rsidR="00B75CB4">
        <w:rPr>
          <w:lang w:val="en-US"/>
        </w:rPr>
        <w:t>4</w:t>
      </w:r>
    </w:p>
    <w:p w14:paraId="35B8803C" w14:textId="77777777" w:rsidR="001509BE" w:rsidRPr="00121BC6" w:rsidRDefault="001509BE" w:rsidP="001509BE">
      <w:pPr>
        <w:ind w:firstLine="567"/>
        <w:jc w:val="center"/>
        <w:rPr>
          <w:rFonts w:eastAsia="Times New Roman"/>
          <w:szCs w:val="28"/>
          <w:lang w:eastAsia="ar-SA"/>
        </w:rPr>
      </w:pPr>
      <w:r w:rsidRPr="00121BC6">
        <w:rPr>
          <w:rFonts w:eastAsia="Times New Roman"/>
          <w:szCs w:val="28"/>
          <w:lang w:eastAsia="ar-SA"/>
        </w:rPr>
        <w:t>Календарный план-график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1712"/>
        <w:gridCol w:w="1412"/>
        <w:gridCol w:w="1196"/>
        <w:gridCol w:w="1432"/>
        <w:gridCol w:w="1432"/>
        <w:gridCol w:w="1364"/>
        <w:gridCol w:w="1372"/>
        <w:gridCol w:w="1432"/>
        <w:gridCol w:w="1304"/>
        <w:gridCol w:w="1304"/>
      </w:tblGrid>
      <w:tr w:rsidR="001509BE" w:rsidRPr="00E96413" w14:paraId="7930ED69" w14:textId="77777777" w:rsidTr="009B432D">
        <w:trPr>
          <w:trHeight w:val="1970"/>
        </w:trPr>
        <w:tc>
          <w:tcPr>
            <w:tcW w:w="639" w:type="dxa"/>
            <w:shd w:val="clear" w:color="auto" w:fill="auto"/>
            <w:vAlign w:val="center"/>
          </w:tcPr>
          <w:p w14:paraId="021C3F37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№ пп</w:t>
            </w:r>
          </w:p>
        </w:tc>
        <w:tc>
          <w:tcPr>
            <w:tcW w:w="1869" w:type="dxa"/>
            <w:shd w:val="clear" w:color="auto" w:fill="auto"/>
            <w:vAlign w:val="center"/>
          </w:tcPr>
          <w:p w14:paraId="10B1C40D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Наименование этапа работ</w:t>
            </w:r>
          </w:p>
        </w:tc>
        <w:tc>
          <w:tcPr>
            <w:tcW w:w="1537" w:type="dxa"/>
            <w:shd w:val="clear" w:color="auto" w:fill="auto"/>
            <w:vAlign w:val="center"/>
          </w:tcPr>
          <w:p w14:paraId="0EBADA81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Срок выполнения</w:t>
            </w:r>
          </w:p>
        </w:tc>
        <w:tc>
          <w:tcPr>
            <w:tcW w:w="1298" w:type="dxa"/>
            <w:shd w:val="clear" w:color="auto" w:fill="auto"/>
            <w:vAlign w:val="center"/>
          </w:tcPr>
          <w:p w14:paraId="315D3EB0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Трудоёмкость для разработчика (час.)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3AA5C6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Трудоёмкость для руководителя проекта (час.)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1F693D8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Трудоёмкость для консультанта по обоснованию (час.)</w:t>
            </w:r>
          </w:p>
        </w:tc>
        <w:tc>
          <w:tcPr>
            <w:tcW w:w="1484" w:type="dxa"/>
            <w:shd w:val="clear" w:color="auto" w:fill="auto"/>
            <w:vAlign w:val="center"/>
          </w:tcPr>
          <w:p w14:paraId="0B928310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Трудоёмкость для консультанта по спецчасти (час.)</w:t>
            </w:r>
          </w:p>
        </w:tc>
        <w:tc>
          <w:tcPr>
            <w:tcW w:w="1493" w:type="dxa"/>
            <w:shd w:val="clear" w:color="auto" w:fill="auto"/>
            <w:vAlign w:val="center"/>
          </w:tcPr>
          <w:p w14:paraId="0EBABC21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Трудоёмкость для консультанта по разработке ТЗ (час.)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CD0041F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Трудоёмкость для консультанта по стандартизации (час.)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33AF3B3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Трудоёмкость для консультанта по разработке ТО(час.)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7A3FD15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Трудоёмкость для консультанта по экономике (час.)</w:t>
            </w:r>
          </w:p>
        </w:tc>
      </w:tr>
      <w:tr w:rsidR="001509BE" w:rsidRPr="00E96413" w14:paraId="0674AD97" w14:textId="77777777" w:rsidTr="009B432D">
        <w:trPr>
          <w:trHeight w:val="366"/>
        </w:trPr>
        <w:tc>
          <w:tcPr>
            <w:tcW w:w="639" w:type="dxa"/>
            <w:shd w:val="clear" w:color="auto" w:fill="auto"/>
            <w:vAlign w:val="center"/>
          </w:tcPr>
          <w:p w14:paraId="6510CCBA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1</w:t>
            </w:r>
          </w:p>
        </w:tc>
        <w:tc>
          <w:tcPr>
            <w:tcW w:w="1869" w:type="dxa"/>
            <w:shd w:val="clear" w:color="auto" w:fill="auto"/>
            <w:vAlign w:val="center"/>
          </w:tcPr>
          <w:p w14:paraId="508AF7E0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2</w:t>
            </w:r>
          </w:p>
        </w:tc>
        <w:tc>
          <w:tcPr>
            <w:tcW w:w="1537" w:type="dxa"/>
            <w:shd w:val="clear" w:color="auto" w:fill="auto"/>
            <w:vAlign w:val="center"/>
          </w:tcPr>
          <w:p w14:paraId="7E543353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3</w:t>
            </w:r>
          </w:p>
        </w:tc>
        <w:tc>
          <w:tcPr>
            <w:tcW w:w="1298" w:type="dxa"/>
            <w:shd w:val="clear" w:color="auto" w:fill="auto"/>
            <w:vAlign w:val="center"/>
          </w:tcPr>
          <w:p w14:paraId="7F41E704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E488C00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02FA61A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6</w:t>
            </w:r>
          </w:p>
        </w:tc>
        <w:tc>
          <w:tcPr>
            <w:tcW w:w="1484" w:type="dxa"/>
            <w:shd w:val="clear" w:color="auto" w:fill="auto"/>
            <w:vAlign w:val="center"/>
          </w:tcPr>
          <w:p w14:paraId="1F0425F0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7</w:t>
            </w:r>
          </w:p>
        </w:tc>
        <w:tc>
          <w:tcPr>
            <w:tcW w:w="1493" w:type="dxa"/>
            <w:shd w:val="clear" w:color="auto" w:fill="auto"/>
            <w:vAlign w:val="center"/>
          </w:tcPr>
          <w:p w14:paraId="7D3030A4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8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CC6F638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9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7E098E3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E560E70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11</w:t>
            </w:r>
          </w:p>
        </w:tc>
      </w:tr>
      <w:tr w:rsidR="001509BE" w:rsidRPr="00E96413" w14:paraId="4A92B0EF" w14:textId="77777777" w:rsidTr="0000185F">
        <w:trPr>
          <w:trHeight w:val="705"/>
        </w:trPr>
        <w:tc>
          <w:tcPr>
            <w:tcW w:w="639" w:type="dxa"/>
            <w:shd w:val="clear" w:color="auto" w:fill="auto"/>
            <w:vAlign w:val="center"/>
          </w:tcPr>
          <w:p w14:paraId="45343799" w14:textId="77777777" w:rsidR="001509BE" w:rsidRPr="00E96413" w:rsidRDefault="001509BE" w:rsidP="0000185F">
            <w:pPr>
              <w:pStyle w:val="affff8"/>
              <w:jc w:val="center"/>
              <w:rPr>
                <w:lang w:val="en-US" w:bidi="hi-IN"/>
              </w:rPr>
            </w:pPr>
            <w:r w:rsidRPr="00E96413">
              <w:rPr>
                <w:lang w:val="en-US" w:bidi="hi-IN"/>
              </w:rPr>
              <w:t>1</w:t>
            </w:r>
          </w:p>
        </w:tc>
        <w:tc>
          <w:tcPr>
            <w:tcW w:w="1869" w:type="dxa"/>
            <w:shd w:val="clear" w:color="auto" w:fill="auto"/>
          </w:tcPr>
          <w:p w14:paraId="7F45B5D4" w14:textId="77777777" w:rsidR="001509BE" w:rsidRPr="00E96413" w:rsidRDefault="001509BE" w:rsidP="001509BE">
            <w:pPr>
              <w:pStyle w:val="affff8"/>
              <w:rPr>
                <w:lang w:bidi="hi-IN"/>
              </w:rPr>
            </w:pPr>
            <w:r w:rsidRPr="00E96413">
              <w:rPr>
                <w:lang w:bidi="hi-IN"/>
              </w:rPr>
              <w:t>Определение направления и руководителя проекта</w:t>
            </w:r>
          </w:p>
        </w:tc>
        <w:tc>
          <w:tcPr>
            <w:tcW w:w="1537" w:type="dxa"/>
            <w:shd w:val="clear" w:color="auto" w:fill="auto"/>
            <w:vAlign w:val="center"/>
          </w:tcPr>
          <w:p w14:paraId="305D90A2" w14:textId="77777777" w:rsidR="001509BE" w:rsidRPr="00E96413" w:rsidRDefault="001509BE" w:rsidP="0000185F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01.09.2015–20.09.2015</w:t>
            </w:r>
          </w:p>
        </w:tc>
        <w:tc>
          <w:tcPr>
            <w:tcW w:w="1298" w:type="dxa"/>
            <w:shd w:val="clear" w:color="auto" w:fill="auto"/>
            <w:vAlign w:val="center"/>
          </w:tcPr>
          <w:p w14:paraId="10827231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7638562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00FAA9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0</w:t>
            </w:r>
          </w:p>
        </w:tc>
        <w:tc>
          <w:tcPr>
            <w:tcW w:w="1484" w:type="dxa"/>
            <w:shd w:val="clear" w:color="auto" w:fill="auto"/>
            <w:vAlign w:val="center"/>
          </w:tcPr>
          <w:p w14:paraId="009CFB31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0</w:t>
            </w:r>
          </w:p>
        </w:tc>
        <w:tc>
          <w:tcPr>
            <w:tcW w:w="1493" w:type="dxa"/>
            <w:shd w:val="clear" w:color="auto" w:fill="auto"/>
            <w:vAlign w:val="center"/>
          </w:tcPr>
          <w:p w14:paraId="215D3974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071E8E4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D003852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C7DA0E9" w14:textId="77777777" w:rsidR="001509BE" w:rsidRPr="00E96413" w:rsidRDefault="001509BE" w:rsidP="009B432D">
            <w:pPr>
              <w:pStyle w:val="affff8"/>
              <w:jc w:val="center"/>
              <w:rPr>
                <w:lang w:bidi="hi-IN"/>
              </w:rPr>
            </w:pPr>
            <w:r w:rsidRPr="00E96413">
              <w:rPr>
                <w:lang w:bidi="hi-IN"/>
              </w:rPr>
              <w:t>0</w:t>
            </w:r>
          </w:p>
        </w:tc>
      </w:tr>
      <w:tr w:rsidR="001509BE" w:rsidRPr="00E96413" w14:paraId="6857DC2D" w14:textId="77777777" w:rsidTr="0000185F">
        <w:trPr>
          <w:trHeight w:val="209"/>
        </w:trPr>
        <w:tc>
          <w:tcPr>
            <w:tcW w:w="639" w:type="dxa"/>
            <w:shd w:val="clear" w:color="auto" w:fill="auto"/>
            <w:vAlign w:val="center"/>
          </w:tcPr>
          <w:p w14:paraId="789A93B1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2</w:t>
            </w:r>
          </w:p>
          <w:p w14:paraId="5D20E975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</w:p>
        </w:tc>
        <w:tc>
          <w:tcPr>
            <w:tcW w:w="1869" w:type="dxa"/>
            <w:shd w:val="clear" w:color="auto" w:fill="auto"/>
          </w:tcPr>
          <w:p w14:paraId="52A90698" w14:textId="77777777" w:rsidR="001509BE" w:rsidRPr="00E96413" w:rsidRDefault="001509BE" w:rsidP="001509BE">
            <w:pPr>
              <w:pStyle w:val="affff8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Обоснование</w:t>
            </w:r>
          </w:p>
        </w:tc>
        <w:tc>
          <w:tcPr>
            <w:tcW w:w="1537" w:type="dxa"/>
            <w:shd w:val="clear" w:color="auto" w:fill="auto"/>
            <w:vAlign w:val="center"/>
          </w:tcPr>
          <w:p w14:paraId="396ECDEF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21.09.2015–13.12.2015</w:t>
            </w:r>
          </w:p>
        </w:tc>
        <w:tc>
          <w:tcPr>
            <w:tcW w:w="1298" w:type="dxa"/>
            <w:shd w:val="clear" w:color="auto" w:fill="auto"/>
            <w:vAlign w:val="center"/>
          </w:tcPr>
          <w:p w14:paraId="6ADF260F" w14:textId="77777777" w:rsidR="001509BE" w:rsidRPr="00E96413" w:rsidRDefault="001509BE" w:rsidP="009B432D">
            <w:pPr>
              <w:pStyle w:val="affff8"/>
              <w:jc w:val="center"/>
              <w:rPr>
                <w:lang w:val="en-US" w:eastAsia="hi-IN" w:bidi="hi-IN"/>
              </w:rPr>
            </w:pPr>
            <w:r w:rsidRPr="00E96413">
              <w:rPr>
                <w:lang w:val="en-US" w:eastAsia="hi-IN" w:bidi="hi-IN"/>
              </w:rPr>
              <w:t>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C3FE4B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2FF4C01" w14:textId="77777777" w:rsidR="001509BE" w:rsidRPr="00E96413" w:rsidRDefault="001509BE" w:rsidP="009B432D">
            <w:pPr>
              <w:pStyle w:val="affff8"/>
              <w:jc w:val="center"/>
              <w:rPr>
                <w:lang w:val="en-US" w:eastAsia="hi-IN" w:bidi="hi-IN"/>
              </w:rPr>
            </w:pPr>
            <w:r w:rsidRPr="00E96413">
              <w:rPr>
                <w:lang w:val="en-US" w:eastAsia="hi-IN" w:bidi="hi-IN"/>
              </w:rPr>
              <w:t>11</w:t>
            </w:r>
          </w:p>
        </w:tc>
        <w:tc>
          <w:tcPr>
            <w:tcW w:w="1484" w:type="dxa"/>
            <w:shd w:val="clear" w:color="auto" w:fill="auto"/>
            <w:vAlign w:val="center"/>
          </w:tcPr>
          <w:p w14:paraId="07138427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3</w:t>
            </w:r>
          </w:p>
        </w:tc>
        <w:tc>
          <w:tcPr>
            <w:tcW w:w="1493" w:type="dxa"/>
            <w:shd w:val="clear" w:color="auto" w:fill="auto"/>
            <w:vAlign w:val="center"/>
          </w:tcPr>
          <w:p w14:paraId="12C19214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0DCECD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7C35787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C01B3B3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</w:tr>
      <w:tr w:rsidR="001509BE" w:rsidRPr="00E96413" w14:paraId="6368E290" w14:textId="77777777" w:rsidTr="0000185F">
        <w:trPr>
          <w:trHeight w:val="209"/>
        </w:trPr>
        <w:tc>
          <w:tcPr>
            <w:tcW w:w="639" w:type="dxa"/>
            <w:shd w:val="clear" w:color="auto" w:fill="auto"/>
            <w:vAlign w:val="center"/>
          </w:tcPr>
          <w:p w14:paraId="0DA697D2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3</w:t>
            </w:r>
          </w:p>
        </w:tc>
        <w:tc>
          <w:tcPr>
            <w:tcW w:w="1869" w:type="dxa"/>
            <w:shd w:val="clear" w:color="auto" w:fill="auto"/>
          </w:tcPr>
          <w:p w14:paraId="4B1B153A" w14:textId="77777777" w:rsidR="001509BE" w:rsidRPr="00E96413" w:rsidRDefault="001509BE" w:rsidP="001509BE">
            <w:pPr>
              <w:pStyle w:val="affff8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Представление результатов этапа обоснования проекта</w:t>
            </w:r>
          </w:p>
        </w:tc>
        <w:tc>
          <w:tcPr>
            <w:tcW w:w="1537" w:type="dxa"/>
            <w:shd w:val="clear" w:color="auto" w:fill="auto"/>
            <w:vAlign w:val="center"/>
          </w:tcPr>
          <w:p w14:paraId="690A25EA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14.12.2015 –21.12.2015</w:t>
            </w:r>
          </w:p>
        </w:tc>
        <w:tc>
          <w:tcPr>
            <w:tcW w:w="1298" w:type="dxa"/>
            <w:shd w:val="clear" w:color="auto" w:fill="auto"/>
            <w:vAlign w:val="center"/>
          </w:tcPr>
          <w:p w14:paraId="455D65AA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B11F490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AE00EED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484" w:type="dxa"/>
            <w:shd w:val="clear" w:color="auto" w:fill="auto"/>
            <w:vAlign w:val="center"/>
          </w:tcPr>
          <w:p w14:paraId="30A99967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93" w:type="dxa"/>
            <w:shd w:val="clear" w:color="auto" w:fill="auto"/>
            <w:vAlign w:val="center"/>
          </w:tcPr>
          <w:p w14:paraId="756ECF45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7127584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A330EB6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3C83A13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</w:tr>
      <w:tr w:rsidR="001509BE" w:rsidRPr="00E96413" w14:paraId="62CD3734" w14:textId="77777777" w:rsidTr="0000185F">
        <w:trPr>
          <w:trHeight w:val="209"/>
        </w:trPr>
        <w:tc>
          <w:tcPr>
            <w:tcW w:w="639" w:type="dxa"/>
            <w:shd w:val="clear" w:color="auto" w:fill="auto"/>
            <w:vAlign w:val="center"/>
          </w:tcPr>
          <w:p w14:paraId="49C88B4C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869" w:type="dxa"/>
            <w:shd w:val="clear" w:color="auto" w:fill="auto"/>
          </w:tcPr>
          <w:p w14:paraId="2D94CC69" w14:textId="77777777" w:rsidR="001509BE" w:rsidRPr="00E96413" w:rsidRDefault="001509BE" w:rsidP="001509BE">
            <w:pPr>
              <w:pStyle w:val="affff8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Организационное собрание</w:t>
            </w:r>
          </w:p>
        </w:tc>
        <w:tc>
          <w:tcPr>
            <w:tcW w:w="1537" w:type="dxa"/>
            <w:shd w:val="clear" w:color="auto" w:fill="auto"/>
            <w:vAlign w:val="center"/>
          </w:tcPr>
          <w:p w14:paraId="40729DE7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01.02.2016 –01.02.2016</w:t>
            </w:r>
          </w:p>
        </w:tc>
        <w:tc>
          <w:tcPr>
            <w:tcW w:w="1298" w:type="dxa"/>
            <w:shd w:val="clear" w:color="auto" w:fill="auto"/>
            <w:vAlign w:val="center"/>
          </w:tcPr>
          <w:p w14:paraId="082084E2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2967D09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2479F2E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84" w:type="dxa"/>
            <w:shd w:val="clear" w:color="auto" w:fill="auto"/>
            <w:vAlign w:val="center"/>
          </w:tcPr>
          <w:p w14:paraId="50B28A8A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93" w:type="dxa"/>
            <w:shd w:val="clear" w:color="auto" w:fill="auto"/>
            <w:vAlign w:val="center"/>
          </w:tcPr>
          <w:p w14:paraId="6C79C05F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5D60077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DDC83C3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FB7A1F7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</w:tr>
      <w:tr w:rsidR="001509BE" w:rsidRPr="00E96413" w14:paraId="651CFAB9" w14:textId="77777777" w:rsidTr="0000185F">
        <w:trPr>
          <w:trHeight w:val="209"/>
        </w:trPr>
        <w:tc>
          <w:tcPr>
            <w:tcW w:w="639" w:type="dxa"/>
            <w:shd w:val="clear" w:color="auto" w:fill="auto"/>
            <w:vAlign w:val="center"/>
          </w:tcPr>
          <w:p w14:paraId="75CBA1C0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5</w:t>
            </w:r>
          </w:p>
        </w:tc>
        <w:tc>
          <w:tcPr>
            <w:tcW w:w="1869" w:type="dxa"/>
            <w:shd w:val="clear" w:color="auto" w:fill="auto"/>
          </w:tcPr>
          <w:p w14:paraId="2009371E" w14:textId="77777777" w:rsidR="001509BE" w:rsidRPr="00E96413" w:rsidRDefault="001509BE" w:rsidP="001509BE">
            <w:pPr>
              <w:pStyle w:val="affff8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Составление ТЗ и модель разработки</w:t>
            </w:r>
          </w:p>
        </w:tc>
        <w:tc>
          <w:tcPr>
            <w:tcW w:w="1537" w:type="dxa"/>
            <w:shd w:val="clear" w:color="auto" w:fill="auto"/>
            <w:vAlign w:val="center"/>
          </w:tcPr>
          <w:p w14:paraId="1C9430D3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02.02.2016–31.0</w:t>
            </w:r>
            <w:r w:rsidRPr="00E96413">
              <w:rPr>
                <w:lang w:val="en-US" w:eastAsia="hi-IN" w:bidi="hi-IN"/>
              </w:rPr>
              <w:t>3</w:t>
            </w:r>
            <w:r w:rsidRPr="00E96413">
              <w:rPr>
                <w:lang w:eastAsia="hi-IN" w:bidi="hi-IN"/>
              </w:rPr>
              <w:t>.2016</w:t>
            </w:r>
          </w:p>
        </w:tc>
        <w:tc>
          <w:tcPr>
            <w:tcW w:w="1298" w:type="dxa"/>
            <w:shd w:val="clear" w:color="auto" w:fill="auto"/>
            <w:vAlign w:val="center"/>
          </w:tcPr>
          <w:p w14:paraId="7C21C798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6F31438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7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65B87E1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84" w:type="dxa"/>
            <w:shd w:val="clear" w:color="auto" w:fill="auto"/>
            <w:vAlign w:val="center"/>
          </w:tcPr>
          <w:p w14:paraId="20788CEB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2</w:t>
            </w:r>
          </w:p>
        </w:tc>
        <w:tc>
          <w:tcPr>
            <w:tcW w:w="1493" w:type="dxa"/>
            <w:shd w:val="clear" w:color="auto" w:fill="auto"/>
            <w:vAlign w:val="center"/>
          </w:tcPr>
          <w:p w14:paraId="4BC2E677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F104DEF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F8A701C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CFBDB67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</w:tr>
    </w:tbl>
    <w:p w14:paraId="23CB723C" w14:textId="77777777" w:rsidR="001509BE" w:rsidRPr="00CD25DA" w:rsidRDefault="001509BE" w:rsidP="001509BE">
      <w:pPr>
        <w:rPr>
          <w:rFonts w:eastAsia="Times New Roman"/>
        </w:rPr>
      </w:pPr>
      <w:r w:rsidRPr="00CD25DA">
        <w:rPr>
          <w:rFonts w:eastAsia="Times New Roman"/>
        </w:rPr>
        <w:br w:type="page"/>
      </w:r>
    </w:p>
    <w:p w14:paraId="4EEA3845" w14:textId="2BD36168" w:rsidR="001509BE" w:rsidRPr="00B75CB4" w:rsidRDefault="001509BE" w:rsidP="001509BE">
      <w:pPr>
        <w:pStyle w:val="afc"/>
        <w:rPr>
          <w:lang w:val="en-US"/>
        </w:rPr>
      </w:pPr>
      <w:r w:rsidRPr="00C47F29">
        <w:lastRenderedPageBreak/>
        <w:t xml:space="preserve">Продолжение таблицы </w:t>
      </w:r>
      <w:r w:rsidR="00B75CB4">
        <w:rPr>
          <w:lang w:val="en-US"/>
        </w:rPr>
        <w:t>4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6"/>
        <w:gridCol w:w="1696"/>
        <w:gridCol w:w="1382"/>
        <w:gridCol w:w="1125"/>
        <w:gridCol w:w="1448"/>
        <w:gridCol w:w="1449"/>
        <w:gridCol w:w="1391"/>
        <w:gridCol w:w="1376"/>
        <w:gridCol w:w="1579"/>
        <w:gridCol w:w="1189"/>
        <w:gridCol w:w="1319"/>
      </w:tblGrid>
      <w:tr w:rsidR="001509BE" w:rsidRPr="00E96413" w14:paraId="59E42C48" w14:textId="77777777" w:rsidTr="0000185F">
        <w:trPr>
          <w:trHeight w:val="209"/>
          <w:jc w:val="center"/>
        </w:trPr>
        <w:tc>
          <w:tcPr>
            <w:tcW w:w="639" w:type="dxa"/>
            <w:shd w:val="clear" w:color="auto" w:fill="auto"/>
          </w:tcPr>
          <w:p w14:paraId="0A7D8C0E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829" w:type="dxa"/>
            <w:shd w:val="clear" w:color="auto" w:fill="auto"/>
          </w:tcPr>
          <w:p w14:paraId="0D72B886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2</w:t>
            </w:r>
          </w:p>
        </w:tc>
        <w:tc>
          <w:tcPr>
            <w:tcW w:w="1487" w:type="dxa"/>
            <w:shd w:val="clear" w:color="auto" w:fill="auto"/>
          </w:tcPr>
          <w:p w14:paraId="051DB271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3</w:t>
            </w:r>
          </w:p>
        </w:tc>
        <w:tc>
          <w:tcPr>
            <w:tcW w:w="1206" w:type="dxa"/>
            <w:shd w:val="clear" w:color="auto" w:fill="auto"/>
          </w:tcPr>
          <w:p w14:paraId="5F5350A5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559" w:type="dxa"/>
            <w:shd w:val="clear" w:color="auto" w:fill="auto"/>
          </w:tcPr>
          <w:p w14:paraId="1A49C19B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5</w:t>
            </w:r>
          </w:p>
        </w:tc>
        <w:tc>
          <w:tcPr>
            <w:tcW w:w="1560" w:type="dxa"/>
            <w:shd w:val="clear" w:color="auto" w:fill="auto"/>
          </w:tcPr>
          <w:p w14:paraId="1A950DDC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6</w:t>
            </w:r>
          </w:p>
        </w:tc>
        <w:tc>
          <w:tcPr>
            <w:tcW w:w="1496" w:type="dxa"/>
            <w:shd w:val="clear" w:color="auto" w:fill="auto"/>
          </w:tcPr>
          <w:p w14:paraId="63416D63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7</w:t>
            </w:r>
          </w:p>
        </w:tc>
        <w:tc>
          <w:tcPr>
            <w:tcW w:w="1480" w:type="dxa"/>
            <w:shd w:val="clear" w:color="auto" w:fill="auto"/>
          </w:tcPr>
          <w:p w14:paraId="600E5F35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226751D7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0BB79EC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14:paraId="63414440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11</w:t>
            </w:r>
          </w:p>
        </w:tc>
      </w:tr>
      <w:tr w:rsidR="001509BE" w:rsidRPr="00E96413" w14:paraId="5B4C97F7" w14:textId="77777777" w:rsidTr="0000185F">
        <w:trPr>
          <w:trHeight w:val="209"/>
          <w:jc w:val="center"/>
        </w:trPr>
        <w:tc>
          <w:tcPr>
            <w:tcW w:w="639" w:type="dxa"/>
            <w:shd w:val="clear" w:color="auto" w:fill="auto"/>
            <w:vAlign w:val="center"/>
          </w:tcPr>
          <w:p w14:paraId="2183A89D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6</w:t>
            </w:r>
          </w:p>
        </w:tc>
        <w:tc>
          <w:tcPr>
            <w:tcW w:w="1829" w:type="dxa"/>
            <w:shd w:val="clear" w:color="auto" w:fill="auto"/>
          </w:tcPr>
          <w:p w14:paraId="52E85C6F" w14:textId="77777777" w:rsidR="001509BE" w:rsidRPr="00E96413" w:rsidRDefault="001509BE" w:rsidP="001509BE">
            <w:pPr>
              <w:pStyle w:val="affff8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Расчет экономической части и программная реализация</w:t>
            </w:r>
          </w:p>
        </w:tc>
        <w:tc>
          <w:tcPr>
            <w:tcW w:w="1487" w:type="dxa"/>
            <w:shd w:val="clear" w:color="auto" w:fill="auto"/>
            <w:vAlign w:val="center"/>
          </w:tcPr>
          <w:p w14:paraId="372F0084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03.04.2016–08.05.2016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21339AE7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150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3CA4651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1F86653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017A29EA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46A6AC7B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333C68D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454C252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2AFBF58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</w:tr>
      <w:tr w:rsidR="001509BE" w:rsidRPr="00E96413" w14:paraId="09721388" w14:textId="77777777" w:rsidTr="0000185F">
        <w:trPr>
          <w:trHeight w:val="209"/>
          <w:jc w:val="center"/>
        </w:trPr>
        <w:tc>
          <w:tcPr>
            <w:tcW w:w="639" w:type="dxa"/>
            <w:shd w:val="clear" w:color="auto" w:fill="auto"/>
            <w:vAlign w:val="center"/>
          </w:tcPr>
          <w:p w14:paraId="246EC875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7</w:t>
            </w:r>
          </w:p>
        </w:tc>
        <w:tc>
          <w:tcPr>
            <w:tcW w:w="1829" w:type="dxa"/>
            <w:shd w:val="clear" w:color="auto" w:fill="auto"/>
          </w:tcPr>
          <w:p w14:paraId="490CEF4B" w14:textId="77777777" w:rsidR="001509BE" w:rsidRPr="00E96413" w:rsidRDefault="001509BE" w:rsidP="001509BE">
            <w:pPr>
              <w:pStyle w:val="affff8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Тестирование и демонстрация работающего проекта</w:t>
            </w:r>
          </w:p>
        </w:tc>
        <w:tc>
          <w:tcPr>
            <w:tcW w:w="1487" w:type="dxa"/>
            <w:shd w:val="clear" w:color="auto" w:fill="auto"/>
            <w:vAlign w:val="center"/>
          </w:tcPr>
          <w:p w14:paraId="1044F255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09.05.2016–15.05.2016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40115170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36E161E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61537455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59A2CF66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2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55FB52D2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A5292B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C291928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FB6F8C2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</w:tr>
      <w:tr w:rsidR="001509BE" w:rsidRPr="00E96413" w14:paraId="2905BC38" w14:textId="77777777" w:rsidTr="0000185F">
        <w:trPr>
          <w:trHeight w:val="209"/>
          <w:jc w:val="center"/>
        </w:trPr>
        <w:tc>
          <w:tcPr>
            <w:tcW w:w="639" w:type="dxa"/>
            <w:shd w:val="clear" w:color="auto" w:fill="auto"/>
            <w:vAlign w:val="center"/>
          </w:tcPr>
          <w:p w14:paraId="7863EED7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8</w:t>
            </w:r>
          </w:p>
        </w:tc>
        <w:tc>
          <w:tcPr>
            <w:tcW w:w="1829" w:type="dxa"/>
            <w:shd w:val="clear" w:color="auto" w:fill="auto"/>
          </w:tcPr>
          <w:p w14:paraId="2CCEB547" w14:textId="77777777" w:rsidR="001509BE" w:rsidRPr="00E96413" w:rsidRDefault="001509BE" w:rsidP="001509BE">
            <w:pPr>
              <w:pStyle w:val="affff8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Составление пояснительной записи</w:t>
            </w:r>
          </w:p>
        </w:tc>
        <w:tc>
          <w:tcPr>
            <w:tcW w:w="1487" w:type="dxa"/>
            <w:shd w:val="clear" w:color="auto" w:fill="auto"/>
            <w:vAlign w:val="center"/>
          </w:tcPr>
          <w:p w14:paraId="110D3259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16.05.2016–05.06.2016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425133BC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3A7E00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7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F00A383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768DA670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33370C53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1E0ACE2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355470D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993753E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</w:tr>
      <w:tr w:rsidR="001509BE" w:rsidRPr="00E96413" w14:paraId="2701CA9F" w14:textId="77777777" w:rsidTr="0000185F">
        <w:trPr>
          <w:trHeight w:val="209"/>
          <w:jc w:val="center"/>
        </w:trPr>
        <w:tc>
          <w:tcPr>
            <w:tcW w:w="639" w:type="dxa"/>
            <w:shd w:val="clear" w:color="auto" w:fill="auto"/>
            <w:vAlign w:val="center"/>
          </w:tcPr>
          <w:p w14:paraId="5C128217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9</w:t>
            </w:r>
          </w:p>
        </w:tc>
        <w:tc>
          <w:tcPr>
            <w:tcW w:w="1829" w:type="dxa"/>
            <w:shd w:val="clear" w:color="auto" w:fill="auto"/>
          </w:tcPr>
          <w:p w14:paraId="4D158CB6" w14:textId="77777777" w:rsidR="001509BE" w:rsidRPr="00E96413" w:rsidRDefault="001509BE" w:rsidP="001509BE">
            <w:pPr>
              <w:pStyle w:val="affff8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Презентация проекта</w:t>
            </w:r>
          </w:p>
        </w:tc>
        <w:tc>
          <w:tcPr>
            <w:tcW w:w="1487" w:type="dxa"/>
            <w:shd w:val="clear" w:color="auto" w:fill="auto"/>
            <w:vAlign w:val="center"/>
          </w:tcPr>
          <w:p w14:paraId="4EC41295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06.06.2016–17.06.2016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5309D09E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A952C38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7CE2CA0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0B92A628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13FD1092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E7161D1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EC27249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4A70899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</w:t>
            </w:r>
          </w:p>
        </w:tc>
      </w:tr>
      <w:tr w:rsidR="001509BE" w:rsidRPr="00E96413" w14:paraId="570F6000" w14:textId="77777777" w:rsidTr="0000185F">
        <w:trPr>
          <w:trHeight w:val="245"/>
          <w:jc w:val="center"/>
        </w:trPr>
        <w:tc>
          <w:tcPr>
            <w:tcW w:w="2468" w:type="dxa"/>
            <w:gridSpan w:val="2"/>
            <w:shd w:val="clear" w:color="auto" w:fill="auto"/>
          </w:tcPr>
          <w:p w14:paraId="0AC704F7" w14:textId="77777777" w:rsidR="001509BE" w:rsidRPr="00E96413" w:rsidRDefault="001509BE" w:rsidP="001509BE">
            <w:pPr>
              <w:pStyle w:val="affff8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Всего:</w:t>
            </w:r>
          </w:p>
        </w:tc>
        <w:tc>
          <w:tcPr>
            <w:tcW w:w="1487" w:type="dxa"/>
            <w:shd w:val="clear" w:color="auto" w:fill="auto"/>
            <w:vAlign w:val="center"/>
          </w:tcPr>
          <w:p w14:paraId="10162AFC" w14:textId="77777777" w:rsidR="001509BE" w:rsidRPr="00E96413" w:rsidRDefault="001509BE" w:rsidP="0000185F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01.09.2015–17.06.2016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3D7BC250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2</w:t>
            </w:r>
            <w:r w:rsidRPr="00E96413">
              <w:rPr>
                <w:lang w:val="en-US" w:eastAsia="hi-IN" w:bidi="hi-IN"/>
              </w:rPr>
              <w:t>1</w:t>
            </w:r>
            <w:r w:rsidRPr="00E96413">
              <w:rPr>
                <w:lang w:eastAsia="hi-IN" w:bidi="hi-IN"/>
              </w:rPr>
              <w:t>8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FDA5CD1" w14:textId="77777777" w:rsidR="001509BE" w:rsidRPr="00E96413" w:rsidRDefault="001509BE" w:rsidP="009B432D">
            <w:pPr>
              <w:pStyle w:val="affff8"/>
              <w:jc w:val="center"/>
              <w:rPr>
                <w:lang w:val="en-US" w:eastAsia="hi-IN" w:bidi="hi-IN"/>
              </w:rPr>
            </w:pPr>
            <w:r w:rsidRPr="00E96413">
              <w:rPr>
                <w:lang w:val="en-US" w:eastAsia="hi-IN" w:bidi="hi-IN"/>
              </w:rPr>
              <w:t>32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7278B08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12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30D61DD" w14:textId="77777777" w:rsidR="001509BE" w:rsidRPr="00E96413" w:rsidRDefault="001509BE" w:rsidP="009B432D">
            <w:pPr>
              <w:pStyle w:val="affff8"/>
              <w:jc w:val="center"/>
              <w:rPr>
                <w:lang w:val="en-US" w:eastAsia="hi-IN" w:bidi="hi-IN"/>
              </w:rPr>
            </w:pPr>
            <w:r w:rsidRPr="00E96413">
              <w:rPr>
                <w:lang w:val="en-US" w:eastAsia="hi-IN" w:bidi="hi-IN"/>
              </w:rPr>
              <w:t>12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0370185B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630FF4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9680CFC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7C6F770" w14:textId="77777777" w:rsidR="001509BE" w:rsidRPr="00E96413" w:rsidRDefault="001509BE" w:rsidP="009B432D">
            <w:pPr>
              <w:pStyle w:val="affff8"/>
              <w:jc w:val="center"/>
              <w:rPr>
                <w:lang w:eastAsia="hi-IN" w:bidi="hi-IN"/>
              </w:rPr>
            </w:pPr>
            <w:r w:rsidRPr="00E96413">
              <w:rPr>
                <w:lang w:eastAsia="hi-IN" w:bidi="hi-IN"/>
              </w:rPr>
              <w:t>4</w:t>
            </w:r>
          </w:p>
        </w:tc>
      </w:tr>
    </w:tbl>
    <w:p w14:paraId="03E2B173" w14:textId="77777777" w:rsidR="001509BE" w:rsidRDefault="001509BE" w:rsidP="001509BE">
      <w:pPr>
        <w:rPr>
          <w:rFonts w:eastAsia="Times New Roman"/>
          <w:szCs w:val="28"/>
          <w:lang w:eastAsia="ar-SA"/>
        </w:rPr>
        <w:sectPr w:rsidR="001509BE" w:rsidSect="00467272">
          <w:pgSz w:w="16838" w:h="11906" w:orient="landscape" w:code="9"/>
          <w:pgMar w:top="567" w:right="1134" w:bottom="1701" w:left="1134" w:header="709" w:footer="709" w:gutter="0"/>
          <w:cols w:space="708"/>
          <w:docGrid w:linePitch="360"/>
        </w:sectPr>
      </w:pPr>
    </w:p>
    <w:p w14:paraId="2ABE4D43" w14:textId="661156BB" w:rsidR="001509BE" w:rsidRPr="00121BC6" w:rsidRDefault="001509BE" w:rsidP="001509BE">
      <w:pPr>
        <w:pStyle w:val="afff3"/>
      </w:pPr>
      <w:bookmarkStart w:id="477" w:name="_Toc256183629"/>
      <w:bookmarkStart w:id="478" w:name="_Toc256689448"/>
      <w:bookmarkStart w:id="479" w:name="_Toc327545909"/>
      <w:r>
        <w:lastRenderedPageBreak/>
        <w:t xml:space="preserve">На рисунке </w:t>
      </w:r>
      <w:r w:rsidR="00CC1902">
        <w:rPr>
          <w:lang w:val="ru-RU"/>
        </w:rPr>
        <w:t>5</w:t>
      </w:r>
      <w:r w:rsidRPr="00121BC6">
        <w:t xml:space="preserve"> представлена диаграмма Ганта, графически отражающая план работы.</w:t>
      </w:r>
    </w:p>
    <w:p w14:paraId="61A6DDED" w14:textId="77777777" w:rsidR="001509BE" w:rsidRPr="00121BC6" w:rsidRDefault="001509BE" w:rsidP="001509BE">
      <w:pPr>
        <w:jc w:val="center"/>
        <w:rPr>
          <w:rFonts w:eastAsia="Times New Roman"/>
          <w:lang w:eastAsia="ar-SA"/>
        </w:rPr>
      </w:pPr>
      <w:r w:rsidRPr="00FA1F0B">
        <w:rPr>
          <w:noProof/>
        </w:rPr>
        <w:drawing>
          <wp:inline distT="0" distB="0" distL="0" distR="0" wp14:anchorId="23DEBC8B" wp14:editId="32F3D985">
            <wp:extent cx="9254490" cy="3178810"/>
            <wp:effectExtent l="0" t="0" r="0" b="0"/>
            <wp:docPr id="35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99CBE17" w14:textId="50E82599" w:rsidR="001509BE" w:rsidRPr="0000185F" w:rsidRDefault="001509BE" w:rsidP="001509BE">
      <w:pPr>
        <w:jc w:val="center"/>
        <w:rPr>
          <w:rFonts w:eastAsia="Times New Roman"/>
          <w:bCs/>
          <w:i/>
          <w:sz w:val="24"/>
          <w:szCs w:val="24"/>
        </w:rPr>
      </w:pPr>
      <w:bookmarkStart w:id="480" w:name="_Toc359246901"/>
      <w:bookmarkStart w:id="481" w:name="_Toc359429721"/>
      <w:bookmarkStart w:id="482" w:name="_Toc359501644"/>
      <w:r w:rsidRPr="0000185F">
        <w:rPr>
          <w:rFonts w:eastAsia="Times New Roman"/>
          <w:bCs/>
          <w:i/>
          <w:sz w:val="24"/>
          <w:szCs w:val="24"/>
        </w:rPr>
        <w:t xml:space="preserve">Рисунок </w:t>
      </w:r>
      <w:r w:rsidR="00CC1902" w:rsidRPr="0000185F">
        <w:rPr>
          <w:rFonts w:eastAsia="Times New Roman"/>
          <w:bCs/>
          <w:i/>
          <w:sz w:val="24"/>
          <w:szCs w:val="24"/>
        </w:rPr>
        <w:t>5</w:t>
      </w:r>
      <w:r w:rsidRPr="0000185F">
        <w:rPr>
          <w:rFonts w:eastAsia="Times New Roman"/>
          <w:bCs/>
          <w:i/>
          <w:sz w:val="24"/>
          <w:szCs w:val="24"/>
        </w:rPr>
        <w:t xml:space="preserve"> Диаграмма Г</w:t>
      </w:r>
      <w:bookmarkEnd w:id="480"/>
      <w:bookmarkEnd w:id="481"/>
      <w:bookmarkEnd w:id="482"/>
      <w:r w:rsidRPr="0000185F">
        <w:rPr>
          <w:rFonts w:eastAsia="Times New Roman"/>
          <w:bCs/>
          <w:i/>
          <w:sz w:val="24"/>
          <w:szCs w:val="24"/>
        </w:rPr>
        <w:t>анта</w:t>
      </w:r>
    </w:p>
    <w:p w14:paraId="6D354EE5" w14:textId="77777777" w:rsidR="001509BE" w:rsidRDefault="001509BE" w:rsidP="001509BE">
      <w:pPr>
        <w:jc w:val="center"/>
        <w:rPr>
          <w:rFonts w:eastAsia="Times New Roman"/>
          <w:bCs/>
          <w:i/>
          <w:szCs w:val="28"/>
        </w:rPr>
      </w:pPr>
    </w:p>
    <w:p w14:paraId="31209F87" w14:textId="77777777" w:rsidR="001509BE" w:rsidRPr="005904F3" w:rsidRDefault="001509BE" w:rsidP="001509BE">
      <w:pPr>
        <w:jc w:val="center"/>
        <w:rPr>
          <w:rFonts w:eastAsia="Times New Roman"/>
          <w:bCs/>
          <w:i/>
          <w:szCs w:val="28"/>
          <w:lang w:val="en-US"/>
        </w:rPr>
        <w:sectPr w:rsidR="001509BE" w:rsidRPr="005904F3" w:rsidSect="00467272">
          <w:pgSz w:w="16838" w:h="11906" w:orient="landscape"/>
          <w:pgMar w:top="850" w:right="567" w:bottom="1701" w:left="1134" w:header="709" w:footer="709" w:gutter="0"/>
          <w:cols w:space="708"/>
          <w:docGrid w:linePitch="360"/>
        </w:sectPr>
      </w:pPr>
    </w:p>
    <w:p w14:paraId="4B94CD18" w14:textId="77777777" w:rsidR="001509BE" w:rsidRPr="005B733F" w:rsidRDefault="001509BE" w:rsidP="00B05EDA">
      <w:pPr>
        <w:pStyle w:val="a8"/>
      </w:pPr>
      <w:bookmarkStart w:id="483" w:name="_Toc437952944"/>
      <w:bookmarkStart w:id="484" w:name="_Toc453256158"/>
      <w:bookmarkEnd w:id="477"/>
      <w:bookmarkEnd w:id="478"/>
      <w:bookmarkEnd w:id="479"/>
      <w:r w:rsidRPr="005B733F">
        <w:lastRenderedPageBreak/>
        <w:t>Расчет себестоимости создания программного продукта</w:t>
      </w:r>
      <w:bookmarkEnd w:id="483"/>
      <w:bookmarkEnd w:id="484"/>
    </w:p>
    <w:p w14:paraId="268CDD66" w14:textId="77777777" w:rsidR="001509BE" w:rsidRDefault="001509BE" w:rsidP="001509BE">
      <w:pPr>
        <w:pStyle w:val="afff3"/>
      </w:pPr>
      <w:r>
        <w:t xml:space="preserve">Себестоимость – это </w:t>
      </w:r>
      <w:r w:rsidRPr="004B0AD5">
        <w:rPr>
          <w:bCs/>
        </w:rPr>
        <w:t>денежное выражение затрат</w:t>
      </w:r>
      <w:r>
        <w:rPr>
          <w:rStyle w:val="apple-converted-space"/>
          <w:rFonts w:eastAsia="Batang"/>
          <w:szCs w:val="20"/>
        </w:rPr>
        <w:t xml:space="preserve"> </w:t>
      </w:r>
      <w:r w:rsidRPr="004B0AD5">
        <w:t>предприятия на производство и реализацию продукции</w:t>
      </w:r>
      <w:r>
        <w:t>.</w:t>
      </w:r>
    </w:p>
    <w:p w14:paraId="05165711" w14:textId="77777777" w:rsidR="001509BE" w:rsidRDefault="001509BE" w:rsidP="001509BE">
      <w:pPr>
        <w:pStyle w:val="afff3"/>
      </w:pPr>
      <w:r>
        <w:t>Существует несколько методик подсчета себестоимости. Например, по элементам затрат.</w:t>
      </w:r>
    </w:p>
    <w:p w14:paraId="4516E5D1" w14:textId="77777777" w:rsidR="001509BE" w:rsidRPr="00674FC7" w:rsidRDefault="001509BE" w:rsidP="001509BE">
      <w:pPr>
        <w:pStyle w:val="afff3"/>
        <w:rPr>
          <w:sz w:val="40"/>
        </w:rPr>
      </w:pPr>
      <w:r>
        <w:t>Элементы затрат</w:t>
      </w:r>
      <w:r w:rsidRPr="00674FC7">
        <w:t xml:space="preserve"> </w:t>
      </w:r>
      <w:r>
        <w:t>-</w:t>
      </w:r>
      <w:r w:rsidRPr="00674FC7">
        <w:t xml:space="preserve"> это экономически однородные, более неделимые, нерасщепляемые затраты, отражают распределение затрат, независимо от формы использования в производстве того или иного вида продукции и места осуществления этих затрат.</w:t>
      </w:r>
    </w:p>
    <w:p w14:paraId="1A7B5713" w14:textId="77777777" w:rsidR="001509BE" w:rsidRPr="00121BC6" w:rsidRDefault="001509BE" w:rsidP="001509BE">
      <w:pPr>
        <w:pStyle w:val="afff3"/>
      </w:pPr>
      <w:r>
        <w:t>В себестоимость настоящего проекта входят следующие элементы:</w:t>
      </w:r>
    </w:p>
    <w:p w14:paraId="08C826B5" w14:textId="77777777" w:rsidR="001509BE" w:rsidRPr="001F6436" w:rsidRDefault="001509BE" w:rsidP="001509BE">
      <w:pPr>
        <w:pStyle w:val="a4"/>
        <w:rPr>
          <w:rFonts w:eastAsia="Times New Roman"/>
        </w:rPr>
      </w:pPr>
      <w:r w:rsidRPr="001F6436">
        <w:t xml:space="preserve">основные фонды </w:t>
      </w:r>
      <w:r>
        <w:t>(</w:t>
      </w:r>
      <w:hyperlink r:id="rId25" w:tooltip="амортизация (definition, norms and limits)" w:history="1">
        <w:r w:rsidRPr="001F6436">
          <w:rPr>
            <w:rFonts w:eastAsia="Times New Roman"/>
          </w:rPr>
          <w:t>амортизация</w:t>
        </w:r>
      </w:hyperlink>
      <w:r w:rsidRPr="001F6436">
        <w:rPr>
          <w:rFonts w:eastAsia="Calibri"/>
        </w:rPr>
        <w:t> </w:t>
      </w:r>
      <w:r w:rsidRPr="001F6436">
        <w:rPr>
          <w:rFonts w:eastAsia="Times New Roman"/>
        </w:rPr>
        <w:t>оборудования);</w:t>
      </w:r>
    </w:p>
    <w:p w14:paraId="0181A714" w14:textId="77777777" w:rsidR="001509BE" w:rsidRPr="001F6436" w:rsidRDefault="001509BE" w:rsidP="001509BE">
      <w:pPr>
        <w:pStyle w:val="a4"/>
        <w:rPr>
          <w:rFonts w:eastAsia="Times New Roman"/>
        </w:rPr>
      </w:pPr>
      <w:r w:rsidRPr="001F6436">
        <w:rPr>
          <w:rFonts w:eastAsia="Times New Roman"/>
        </w:rPr>
        <w:t>оборотные фонды;</w:t>
      </w:r>
    </w:p>
    <w:p w14:paraId="65F35C04" w14:textId="77777777" w:rsidR="001509BE" w:rsidRPr="001F6436" w:rsidRDefault="001509BE" w:rsidP="001509BE">
      <w:pPr>
        <w:pStyle w:val="a4"/>
        <w:rPr>
          <w:rFonts w:eastAsia="Times New Roman"/>
        </w:rPr>
      </w:pPr>
      <w:r w:rsidRPr="001F6436">
        <w:rPr>
          <w:rFonts w:eastAsia="Times New Roman"/>
        </w:rPr>
        <w:t>фонд оплаты труда;</w:t>
      </w:r>
    </w:p>
    <w:p w14:paraId="441DF6AC" w14:textId="77777777" w:rsidR="001509BE" w:rsidRPr="001F6436" w:rsidRDefault="001509BE" w:rsidP="001509BE">
      <w:pPr>
        <w:pStyle w:val="a4"/>
        <w:rPr>
          <w:rFonts w:eastAsia="Times New Roman"/>
        </w:rPr>
      </w:pPr>
      <w:r w:rsidRPr="001F6436">
        <w:rPr>
          <w:rFonts w:eastAsia="Times New Roman"/>
        </w:rPr>
        <w:t>взносы во внебюджетные фонды</w:t>
      </w:r>
      <w:r w:rsidRPr="001F6436">
        <w:rPr>
          <w:rFonts w:eastAsia="Times New Roman"/>
          <w:lang w:val="en-US"/>
        </w:rPr>
        <w:t>;</w:t>
      </w:r>
    </w:p>
    <w:p w14:paraId="4C8CF508" w14:textId="77777777" w:rsidR="001509BE" w:rsidRPr="001F6436" w:rsidRDefault="001509BE" w:rsidP="001509BE">
      <w:pPr>
        <w:pStyle w:val="a4"/>
        <w:rPr>
          <w:rFonts w:eastAsia="Times New Roman"/>
        </w:rPr>
      </w:pPr>
      <w:r w:rsidRPr="001F6436">
        <w:rPr>
          <w:rFonts w:eastAsia="Times New Roman"/>
        </w:rPr>
        <w:t>непредвиденные расходы.</w:t>
      </w:r>
    </w:p>
    <w:p w14:paraId="56A117DC" w14:textId="77777777" w:rsidR="001509BE" w:rsidRPr="00060073" w:rsidRDefault="001509BE" w:rsidP="00B05EDA">
      <w:pPr>
        <w:pStyle w:val="36"/>
        <w:numPr>
          <w:ilvl w:val="2"/>
          <w:numId w:val="4"/>
        </w:numPr>
      </w:pPr>
      <w:bookmarkStart w:id="485" w:name="_Toc437952945"/>
      <w:bookmarkStart w:id="486" w:name="_Toc453256159"/>
      <w:r w:rsidRPr="00A578D4">
        <w:t>Расчет</w:t>
      </w:r>
      <w:r w:rsidRPr="00060073">
        <w:t xml:space="preserve"> стоимости оборотных средств</w:t>
      </w:r>
      <w:bookmarkEnd w:id="485"/>
      <w:bookmarkEnd w:id="486"/>
    </w:p>
    <w:p w14:paraId="7D1D3899" w14:textId="77777777" w:rsidR="001509BE" w:rsidRPr="00121BC6" w:rsidRDefault="001509BE" w:rsidP="001509BE">
      <w:pPr>
        <w:pStyle w:val="afff3"/>
      </w:pPr>
      <w:r w:rsidRPr="00121BC6">
        <w:t>Стоимость оборотного капит</w:t>
      </w:r>
      <w:r>
        <w:t>ала рассчитывается по формуле (1</w:t>
      </w:r>
      <w:r w:rsidRPr="00121BC6">
        <w:t>):</w:t>
      </w:r>
    </w:p>
    <w:p w14:paraId="65113214" w14:textId="77777777" w:rsidR="001509BE" w:rsidRPr="00C7245A" w:rsidRDefault="001509BE" w:rsidP="001509BE">
      <w:pPr>
        <w:pStyle w:val="afffff2"/>
        <w:tabs>
          <w:tab w:val="clear" w:pos="8222"/>
          <w:tab w:val="left" w:pos="8647"/>
          <w:tab w:val="left" w:pos="9242"/>
        </w:tabs>
      </w:pPr>
      <w:r w:rsidRPr="00C7245A">
        <w:t>О</w:t>
      </w:r>
      <w:r w:rsidRPr="00C7245A">
        <w:rPr>
          <w:vertAlign w:val="subscript"/>
        </w:rPr>
        <w:t xml:space="preserve">ок </w:t>
      </w:r>
      <w:r w:rsidRPr="00C7245A">
        <w:t xml:space="preserve">= </w:t>
      </w:r>
      <w:r w:rsidRPr="00C7245A">
        <w:rPr>
          <w:lang w:val="en-US"/>
        </w:rPr>
        <w:t>P</w:t>
      </w:r>
      <w:r w:rsidRPr="00C7245A">
        <w:rPr>
          <w:vertAlign w:val="subscript"/>
        </w:rPr>
        <w:t>ед.</w:t>
      </w:r>
      <m:oMath>
        <m:r>
          <w:rPr>
            <w:rFonts w:ascii="Cambria Math" w:hAnsi="Cambria Math"/>
          </w:rPr>
          <m:t xml:space="preserve"> ×</m:t>
        </m:r>
      </m:oMath>
      <w:r w:rsidRPr="00C7245A">
        <w:t xml:space="preserve"> К</w:t>
      </w:r>
      <w:r w:rsidRPr="001F6436">
        <w:rPr>
          <w:sz w:val="28"/>
        </w:rPr>
        <w:t>,где</w:t>
      </w:r>
      <w:r>
        <w:tab/>
      </w:r>
      <w:r w:rsidRPr="001F6436">
        <w:rPr>
          <w:sz w:val="28"/>
        </w:rPr>
        <w:t>(1)</w:t>
      </w:r>
    </w:p>
    <w:p w14:paraId="5FBB03B4" w14:textId="77777777" w:rsidR="001509BE" w:rsidRPr="00121BC6" w:rsidRDefault="001509BE" w:rsidP="001509BE">
      <w:pPr>
        <w:ind w:firstLine="567"/>
        <w:rPr>
          <w:rFonts w:eastAsia="Times New Roman"/>
          <w:color w:val="000000"/>
          <w:szCs w:val="28"/>
        </w:rPr>
      </w:pPr>
      <w:r w:rsidRPr="00121BC6">
        <w:rPr>
          <w:rFonts w:eastAsia="Times New Roman"/>
          <w:color w:val="000000"/>
          <w:szCs w:val="28"/>
        </w:rPr>
        <w:t>О</w:t>
      </w:r>
      <w:r w:rsidRPr="00121BC6">
        <w:rPr>
          <w:rFonts w:eastAsia="Times New Roman"/>
          <w:color w:val="000000"/>
          <w:szCs w:val="28"/>
          <w:vertAlign w:val="subscript"/>
        </w:rPr>
        <w:t>ок</w:t>
      </w:r>
      <w:r w:rsidRPr="00121BC6">
        <w:rPr>
          <w:rFonts w:ascii="Cambria Math" w:eastAsia="Times New Roman" w:hAnsi="Cambria Math"/>
          <w:color w:val="000000"/>
          <w:szCs w:val="28"/>
        </w:rPr>
        <w:t xml:space="preserve"> </w:t>
      </w:r>
      <w:r w:rsidRPr="00121BC6">
        <w:rPr>
          <w:rFonts w:eastAsia="Times New Roman"/>
          <w:color w:val="000000"/>
          <w:szCs w:val="28"/>
        </w:rPr>
        <w:t>– сумма оборотного капитала;</w:t>
      </w:r>
    </w:p>
    <w:p w14:paraId="2489F373" w14:textId="77777777" w:rsidR="001509BE" w:rsidRPr="00121BC6" w:rsidRDefault="001509BE" w:rsidP="001509BE">
      <w:pPr>
        <w:ind w:firstLine="567"/>
        <w:rPr>
          <w:rFonts w:eastAsia="Times New Roman"/>
          <w:color w:val="000000"/>
          <w:szCs w:val="28"/>
        </w:rPr>
      </w:pPr>
      <w:r w:rsidRPr="00121BC6">
        <w:rPr>
          <w:rFonts w:eastAsia="Times New Roman"/>
          <w:color w:val="000000"/>
          <w:szCs w:val="28"/>
          <w:lang w:val="en-US"/>
        </w:rPr>
        <w:t>P</w:t>
      </w:r>
      <w:r w:rsidRPr="00121BC6">
        <w:rPr>
          <w:rFonts w:eastAsia="Times New Roman"/>
          <w:color w:val="000000"/>
          <w:szCs w:val="28"/>
          <w:vertAlign w:val="subscript"/>
        </w:rPr>
        <w:t>ед.</w:t>
      </w:r>
      <w:r w:rsidRPr="00121BC6">
        <w:rPr>
          <w:rFonts w:eastAsia="Times New Roman"/>
          <w:color w:val="000000"/>
          <w:szCs w:val="28"/>
        </w:rPr>
        <w:t>- цена единицы ресурса;</w:t>
      </w:r>
    </w:p>
    <w:p w14:paraId="5B4D3B32" w14:textId="77777777" w:rsidR="001509BE" w:rsidRPr="00121BC6" w:rsidRDefault="001509BE" w:rsidP="001509BE">
      <w:pPr>
        <w:ind w:firstLine="567"/>
        <w:rPr>
          <w:rFonts w:eastAsia="Times New Roman"/>
          <w:color w:val="000000"/>
          <w:szCs w:val="28"/>
        </w:rPr>
      </w:pPr>
      <w:r w:rsidRPr="00121BC6">
        <w:rPr>
          <w:rFonts w:ascii="Cambria Math" w:eastAsia="Times New Roman" w:hAnsi="Cambria Math"/>
          <w:color w:val="000000"/>
          <w:szCs w:val="28"/>
        </w:rPr>
        <w:t xml:space="preserve">К </w:t>
      </w:r>
      <w:r>
        <w:rPr>
          <w:rFonts w:eastAsia="Times New Roman"/>
          <w:color w:val="000000"/>
          <w:szCs w:val="28"/>
        </w:rPr>
        <w:t xml:space="preserve">- </w:t>
      </w:r>
      <w:r w:rsidRPr="00121BC6">
        <w:rPr>
          <w:rFonts w:eastAsia="Times New Roman"/>
          <w:color w:val="000000"/>
          <w:szCs w:val="28"/>
        </w:rPr>
        <w:t>количество потраченных ресурсов.</w:t>
      </w:r>
    </w:p>
    <w:p w14:paraId="3CE4E4C0" w14:textId="77777777" w:rsidR="001509BE" w:rsidRPr="00C7245A" w:rsidRDefault="001509BE" w:rsidP="001509BE">
      <w:pPr>
        <w:numPr>
          <w:ilvl w:val="0"/>
          <w:numId w:val="53"/>
        </w:numPr>
        <w:tabs>
          <w:tab w:val="left" w:pos="0"/>
        </w:tabs>
        <w:ind w:left="993" w:hanging="426"/>
        <w:contextualSpacing w:val="0"/>
        <w:rPr>
          <w:rFonts w:eastAsia="Calibri"/>
          <w:szCs w:val="28"/>
        </w:rPr>
      </w:pPr>
      <w:r w:rsidRPr="00121BC6">
        <w:rPr>
          <w:rFonts w:eastAsia="Calibri"/>
          <w:szCs w:val="28"/>
        </w:rPr>
        <w:t>Электроэнергия</w:t>
      </w:r>
      <w:r>
        <w:rPr>
          <w:rFonts w:eastAsia="Calibri"/>
          <w:szCs w:val="28"/>
        </w:rPr>
        <w:t>.</w:t>
      </w:r>
    </w:p>
    <w:p w14:paraId="34286FB2" w14:textId="77777777" w:rsidR="001509BE" w:rsidRPr="00121BC6" w:rsidRDefault="001509BE" w:rsidP="001509BE">
      <w:pPr>
        <w:pStyle w:val="affffa"/>
        <w:rPr>
          <w:lang w:eastAsia="ar-SA"/>
        </w:rPr>
      </w:pPr>
      <w:r w:rsidRPr="00121BC6">
        <w:rPr>
          <w:lang w:eastAsia="ar-SA"/>
        </w:rPr>
        <w:t>Количество единиц потраченной электроэнергии рассчитывается исходя из времени работы разработчика в часах</w:t>
      </w:r>
      <w:r>
        <w:rPr>
          <w:lang w:eastAsia="ar-SA"/>
        </w:rPr>
        <w:t xml:space="preserve"> вне здания факультета</w:t>
      </w:r>
      <w:r w:rsidRPr="00121BC6">
        <w:rPr>
          <w:lang w:eastAsia="ar-SA"/>
        </w:rPr>
        <w:t>.</w:t>
      </w:r>
    </w:p>
    <w:p w14:paraId="0E51C041" w14:textId="77777777" w:rsidR="001509BE" w:rsidRPr="00121BC6" w:rsidRDefault="001509BE" w:rsidP="001509BE">
      <w:pPr>
        <w:pStyle w:val="affffa"/>
        <w:rPr>
          <w:rFonts w:eastAsia="Calibri"/>
        </w:rPr>
      </w:pPr>
      <w:r>
        <w:rPr>
          <w:rFonts w:eastAsia="Calibri"/>
        </w:rPr>
        <w:t>Стоимость ресурса: 3,</w:t>
      </w:r>
      <w:r w:rsidRPr="00FE4EF6">
        <w:rPr>
          <w:rFonts w:eastAsia="Calibri"/>
        </w:rPr>
        <w:t>48</w:t>
      </w:r>
      <w:r w:rsidRPr="00121BC6">
        <w:rPr>
          <w:rFonts w:eastAsia="Calibri"/>
        </w:rPr>
        <w:t xml:space="preserve"> руб</w:t>
      </w:r>
      <w:r>
        <w:rPr>
          <w:rFonts w:eastAsia="Calibri"/>
        </w:rPr>
        <w:t xml:space="preserve"> (за кв/ч)</w:t>
      </w:r>
      <w:r w:rsidRPr="00121BC6">
        <w:rPr>
          <w:rFonts w:eastAsia="Calibri"/>
        </w:rPr>
        <w:t xml:space="preserve">. </w:t>
      </w:r>
      <m:oMath>
        <m:r>
          <w:rPr>
            <w:rFonts w:ascii="Cambria Math" w:hAnsi="Cambria Math"/>
          </w:rPr>
          <m:t>×</m:t>
        </m:r>
      </m:oMath>
      <w:r w:rsidRPr="00121BC6">
        <w:rPr>
          <w:rFonts w:eastAsia="Calibri"/>
        </w:rPr>
        <w:t xml:space="preserve"> </w:t>
      </w:r>
      <w:r w:rsidRPr="00ED14AA">
        <w:rPr>
          <w:rFonts w:eastAsia="Calibri"/>
        </w:rPr>
        <w:t>218</w:t>
      </w:r>
      <w:r>
        <w:rPr>
          <w:rFonts w:eastAsia="Calibri"/>
        </w:rPr>
        <w:t xml:space="preserve"> = </w:t>
      </w:r>
      <w:r w:rsidRPr="00ED14AA">
        <w:rPr>
          <w:rFonts w:eastAsia="Calibri"/>
        </w:rPr>
        <w:t>759</w:t>
      </w:r>
      <w:r>
        <w:rPr>
          <w:rFonts w:eastAsia="Calibri"/>
        </w:rPr>
        <w:t xml:space="preserve"> </w:t>
      </w:r>
      <w:r w:rsidRPr="00121BC6">
        <w:rPr>
          <w:rFonts w:eastAsia="Calibri"/>
        </w:rPr>
        <w:t>руб.</w:t>
      </w:r>
    </w:p>
    <w:p w14:paraId="7149471E" w14:textId="77777777" w:rsidR="001509BE" w:rsidRPr="00ED14AA" w:rsidRDefault="001509BE" w:rsidP="001509BE">
      <w:pPr>
        <w:numPr>
          <w:ilvl w:val="0"/>
          <w:numId w:val="53"/>
        </w:numPr>
        <w:tabs>
          <w:tab w:val="left" w:pos="0"/>
        </w:tabs>
        <w:ind w:left="993" w:hanging="426"/>
        <w:contextualSpacing w:val="0"/>
        <w:rPr>
          <w:rFonts w:eastAsia="Calibri"/>
          <w:szCs w:val="28"/>
        </w:rPr>
      </w:pPr>
      <w:r>
        <w:rPr>
          <w:rFonts w:eastAsia="Calibri"/>
          <w:szCs w:val="28"/>
        </w:rPr>
        <w:t>У</w:t>
      </w:r>
      <w:r w:rsidRPr="00ED14AA">
        <w:rPr>
          <w:rFonts w:eastAsia="Calibri"/>
          <w:szCs w:val="28"/>
        </w:rPr>
        <w:t>стройство для тестирования приложения (Xiaomi Mi 4i);</w:t>
      </w:r>
    </w:p>
    <w:p w14:paraId="233A2B02" w14:textId="77777777" w:rsidR="001509BE" w:rsidRDefault="001509BE" w:rsidP="001509BE">
      <w:pPr>
        <w:pStyle w:val="affffa"/>
        <w:rPr>
          <w:rFonts w:eastAsia="Calibri"/>
          <w:lang w:eastAsia="ar-SA"/>
        </w:rPr>
      </w:pPr>
      <w:r w:rsidRPr="00121BC6">
        <w:rPr>
          <w:rFonts w:eastAsia="Calibri"/>
          <w:lang w:eastAsia="ar-SA"/>
        </w:rPr>
        <w:t>Стоимость ресурса:</w:t>
      </w:r>
      <w:r w:rsidRPr="00890773">
        <w:rPr>
          <w:rFonts w:eastAsia="Calibri"/>
          <w:lang w:eastAsia="ar-SA"/>
        </w:rPr>
        <w:t xml:space="preserve"> </w:t>
      </w:r>
      <w:r w:rsidRPr="001A303F">
        <w:rPr>
          <w:rFonts w:eastAsia="Calibri"/>
          <w:lang w:eastAsia="ar-SA"/>
        </w:rPr>
        <w:t>14590</w:t>
      </w:r>
      <w:r w:rsidRPr="00121BC6">
        <w:rPr>
          <w:rFonts w:eastAsia="Calibri"/>
          <w:lang w:eastAsia="ar-SA"/>
        </w:rPr>
        <w:t xml:space="preserve"> руб. </w:t>
      </w:r>
      <m:oMath>
        <m:r>
          <w:rPr>
            <w:rFonts w:ascii="Cambria Math" w:hAnsi="Cambria Math"/>
            <w:lang w:eastAsia="ar-SA"/>
          </w:rPr>
          <m:t>×</m:t>
        </m:r>
      </m:oMath>
      <w:r w:rsidRPr="00121BC6">
        <w:rPr>
          <w:rFonts w:eastAsia="Calibri"/>
          <w:lang w:eastAsia="ar-SA"/>
        </w:rPr>
        <w:t xml:space="preserve"> 1 ед. = </w:t>
      </w:r>
      <w:r w:rsidRPr="001A303F">
        <w:rPr>
          <w:rFonts w:eastAsia="Calibri"/>
          <w:lang w:eastAsia="ar-SA"/>
        </w:rPr>
        <w:t>14590</w:t>
      </w:r>
      <w:r w:rsidRPr="00121BC6">
        <w:rPr>
          <w:rFonts w:eastAsia="Calibri"/>
          <w:lang w:eastAsia="ar-SA"/>
        </w:rPr>
        <w:t xml:space="preserve"> руб.</w:t>
      </w:r>
    </w:p>
    <w:p w14:paraId="0990AECB" w14:textId="77777777" w:rsidR="001509BE" w:rsidRDefault="001509BE" w:rsidP="001509BE">
      <w:pPr>
        <w:pStyle w:val="a9"/>
        <w:numPr>
          <w:ilvl w:val="0"/>
          <w:numId w:val="53"/>
        </w:numPr>
        <w:ind w:left="993" w:hanging="426"/>
        <w:rPr>
          <w:rFonts w:eastAsia="Calibri"/>
          <w:lang w:val="en-US"/>
        </w:rPr>
      </w:pPr>
      <w:r>
        <w:rPr>
          <w:rFonts w:eastAsia="Calibri"/>
        </w:rPr>
        <w:lastRenderedPageBreak/>
        <w:t xml:space="preserve">Аккаунт разработчика </w:t>
      </w:r>
      <w:r>
        <w:rPr>
          <w:rFonts w:eastAsia="Calibri"/>
          <w:lang w:val="en-US"/>
        </w:rPr>
        <w:t>Google Play</w:t>
      </w:r>
      <w:r>
        <w:rPr>
          <w:rFonts w:eastAsia="Calibri"/>
        </w:rPr>
        <w:t>.</w:t>
      </w:r>
    </w:p>
    <w:p w14:paraId="0E8E44AB" w14:textId="77777777" w:rsidR="001509BE" w:rsidRDefault="001509BE" w:rsidP="001509BE">
      <w:pPr>
        <w:pStyle w:val="affffa"/>
        <w:rPr>
          <w:rFonts w:eastAsia="Calibri"/>
          <w:lang w:eastAsia="ar-SA"/>
        </w:rPr>
      </w:pPr>
      <w:r w:rsidRPr="00785FFB">
        <w:rPr>
          <w:rFonts w:eastAsia="Calibri"/>
          <w:lang w:eastAsia="ar-SA"/>
        </w:rPr>
        <w:t xml:space="preserve">Стоимость ресурса: </w:t>
      </w:r>
      <w:r w:rsidRPr="001A303F">
        <w:rPr>
          <w:rFonts w:eastAsia="Calibri"/>
          <w:lang w:eastAsia="ar-SA"/>
        </w:rPr>
        <w:t>1625</w:t>
      </w:r>
      <w:r w:rsidRPr="00785FFB">
        <w:rPr>
          <w:rFonts w:eastAsia="Calibri"/>
          <w:lang w:eastAsia="ar-SA"/>
        </w:rPr>
        <w:t xml:space="preserve"> руб. </w:t>
      </w:r>
      <m:oMath>
        <m:r>
          <w:rPr>
            <w:rFonts w:ascii="Cambria Math" w:hAnsi="Cambria Math"/>
            <w:lang w:eastAsia="ar-SA"/>
          </w:rPr>
          <m:t>×</m:t>
        </m:r>
      </m:oMath>
      <w:r w:rsidRPr="00785FFB">
        <w:rPr>
          <w:rFonts w:eastAsia="Calibri"/>
          <w:lang w:eastAsia="ar-SA"/>
        </w:rPr>
        <w:t xml:space="preserve"> 1 ед. = </w:t>
      </w:r>
      <w:r w:rsidRPr="001A303F">
        <w:rPr>
          <w:rFonts w:eastAsia="Calibri"/>
          <w:lang w:eastAsia="ar-SA"/>
        </w:rPr>
        <w:t>1625</w:t>
      </w:r>
      <w:r w:rsidRPr="00785FFB">
        <w:rPr>
          <w:rFonts w:eastAsia="Calibri"/>
          <w:lang w:eastAsia="ar-SA"/>
        </w:rPr>
        <w:t xml:space="preserve"> руб.</w:t>
      </w:r>
    </w:p>
    <w:p w14:paraId="02ECF9F7" w14:textId="77777777" w:rsidR="001509BE" w:rsidRDefault="001509BE" w:rsidP="001509BE">
      <w:pPr>
        <w:pStyle w:val="a9"/>
        <w:numPr>
          <w:ilvl w:val="0"/>
          <w:numId w:val="53"/>
        </w:numPr>
        <w:ind w:left="993" w:hanging="426"/>
        <w:rPr>
          <w:rFonts w:eastAsia="Calibri"/>
          <w:lang w:eastAsia="ar-SA"/>
        </w:rPr>
      </w:pPr>
      <w:r>
        <w:rPr>
          <w:rFonts w:eastAsia="Calibri"/>
          <w:lang w:eastAsia="ar-SA"/>
        </w:rPr>
        <w:t>Услуги по печати документации, включающие бумагу и папку.</w:t>
      </w:r>
    </w:p>
    <w:p w14:paraId="583E21CA" w14:textId="77777777" w:rsidR="001509BE" w:rsidRDefault="001509BE" w:rsidP="001509BE">
      <w:pPr>
        <w:pStyle w:val="affffa"/>
        <w:rPr>
          <w:rFonts w:eastAsia="Calibri"/>
          <w:lang w:eastAsia="ar-SA"/>
        </w:rPr>
      </w:pPr>
      <w:r w:rsidRPr="00785FFB">
        <w:rPr>
          <w:rFonts w:eastAsia="Calibri"/>
          <w:lang w:eastAsia="ar-SA"/>
        </w:rPr>
        <w:t xml:space="preserve">Стоимость ресурса: </w:t>
      </w:r>
      <w:r>
        <w:rPr>
          <w:rFonts w:eastAsia="Calibri"/>
          <w:lang w:eastAsia="ar-SA"/>
        </w:rPr>
        <w:t>1050</w:t>
      </w:r>
      <w:r w:rsidRPr="00785FFB">
        <w:rPr>
          <w:rFonts w:eastAsia="Calibri"/>
          <w:lang w:eastAsia="ar-SA"/>
        </w:rPr>
        <w:t xml:space="preserve"> руб. </w:t>
      </w:r>
      <m:oMath>
        <m:r>
          <w:rPr>
            <w:rFonts w:ascii="Cambria Math" w:hAnsi="Cambria Math"/>
            <w:lang w:eastAsia="ar-SA"/>
          </w:rPr>
          <m:t>×</m:t>
        </m:r>
      </m:oMath>
      <w:r w:rsidRPr="00785FFB">
        <w:rPr>
          <w:rFonts w:eastAsia="Calibri"/>
          <w:lang w:eastAsia="ar-SA"/>
        </w:rPr>
        <w:t xml:space="preserve"> 1 ед. = </w:t>
      </w:r>
      <w:r>
        <w:rPr>
          <w:rFonts w:eastAsia="Calibri"/>
          <w:lang w:eastAsia="ar-SA"/>
        </w:rPr>
        <w:t>1050</w:t>
      </w:r>
      <w:r w:rsidRPr="00785FFB">
        <w:rPr>
          <w:rFonts w:eastAsia="Calibri"/>
          <w:lang w:eastAsia="ar-SA"/>
        </w:rPr>
        <w:t xml:space="preserve"> руб.</w:t>
      </w:r>
    </w:p>
    <w:p w14:paraId="62A330E7" w14:textId="77777777" w:rsidR="001509BE" w:rsidRPr="00121BC6" w:rsidRDefault="001509BE" w:rsidP="001509BE">
      <w:pPr>
        <w:pStyle w:val="afffff2"/>
        <w:tabs>
          <w:tab w:val="clear" w:pos="8222"/>
          <w:tab w:val="left" w:pos="9356"/>
        </w:tabs>
      </w:pPr>
      <w:r w:rsidRPr="00121BC6">
        <w:t>С</w:t>
      </w:r>
      <w:r w:rsidRPr="00121BC6">
        <w:rPr>
          <w:vertAlign w:val="subscript"/>
        </w:rPr>
        <w:t xml:space="preserve">ок </w:t>
      </w:r>
      <w:r w:rsidRPr="00121BC6">
        <w:t xml:space="preserve">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О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ок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i</m:t>
                    </m:r>
                  </m:sub>
                </m:sSub>
              </m:sub>
            </m:sSub>
          </m:e>
        </m:nary>
      </m:oMath>
      <w:r w:rsidRPr="00121BC6">
        <w:t xml:space="preserve"> </w:t>
      </w:r>
      <w:r w:rsidRPr="00536A60">
        <w:rPr>
          <w:sz w:val="28"/>
        </w:rPr>
        <w:t>, где</w:t>
      </w:r>
      <w:r>
        <w:tab/>
      </w:r>
      <w:r w:rsidRPr="00536A60">
        <w:rPr>
          <w:sz w:val="28"/>
        </w:rPr>
        <w:t>(2)</w:t>
      </w:r>
    </w:p>
    <w:p w14:paraId="2997FBB1" w14:textId="04EE35CB" w:rsidR="001509BE" w:rsidRPr="00121BC6" w:rsidRDefault="001509BE" w:rsidP="001509BE">
      <w:pPr>
        <w:ind w:firstLine="567"/>
        <w:rPr>
          <w:rFonts w:eastAsia="Times New Roman"/>
          <w:szCs w:val="28"/>
          <w:lang w:eastAsia="ar-SA"/>
        </w:rPr>
      </w:pPr>
      <w:r w:rsidRPr="00121BC6">
        <w:rPr>
          <w:rFonts w:ascii="Cambria Math" w:eastAsia="Times New Roman" w:hAnsi="Cambria Math"/>
          <w:szCs w:val="28"/>
          <w:lang w:eastAsia="ar-SA"/>
        </w:rPr>
        <w:t>С</w:t>
      </w:r>
      <w:r w:rsidRPr="00121BC6">
        <w:rPr>
          <w:rFonts w:ascii="Cambria Math" w:eastAsia="Times New Roman" w:hAnsi="Cambria Math"/>
          <w:szCs w:val="28"/>
          <w:vertAlign w:val="subscript"/>
          <w:lang w:eastAsia="ar-SA"/>
        </w:rPr>
        <w:t xml:space="preserve">ок </w:t>
      </w:r>
      <w:r w:rsidRPr="00121BC6">
        <w:rPr>
          <w:rFonts w:ascii="Cambria Math" w:eastAsia="Times New Roman" w:hAnsi="Cambria Math"/>
          <w:szCs w:val="28"/>
          <w:lang w:eastAsia="ar-SA"/>
        </w:rPr>
        <w:t xml:space="preserve">– </w:t>
      </w:r>
      <w:r w:rsidR="00615857">
        <w:rPr>
          <w:rFonts w:eastAsia="Times New Roman"/>
          <w:szCs w:val="28"/>
          <w:lang w:eastAsia="ar-SA"/>
        </w:rPr>
        <w:t>величина ОК</w:t>
      </w:r>
      <w:r w:rsidR="00615857">
        <w:rPr>
          <w:rFonts w:eastAsia="Times New Roman"/>
          <w:szCs w:val="28"/>
          <w:lang w:val="en-US" w:eastAsia="ar-SA"/>
        </w:rPr>
        <w:t>;</w:t>
      </w:r>
    </w:p>
    <w:p w14:paraId="469F6CBF" w14:textId="77777777" w:rsidR="001509BE" w:rsidRPr="00121BC6" w:rsidRDefault="00892C2D" w:rsidP="001509BE">
      <w:pPr>
        <w:ind w:firstLine="567"/>
        <w:rPr>
          <w:rFonts w:eastAsia="Calibri"/>
          <w:szCs w:val="28"/>
        </w:rPr>
      </w:pPr>
      <m:oMath>
        <m:sSub>
          <m:sSubPr>
            <m:ctrlPr>
              <w:rPr>
                <w:rFonts w:ascii="Cambria Math" w:eastAsia="Calibri" w:hAnsi="Cambria Math"/>
                <w:szCs w:val="28"/>
                <w:vertAlign w:val="subscript"/>
                <w:lang w:eastAsia="ar-SA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Cs w:val="28"/>
                <w:vertAlign w:val="subscript"/>
                <w:lang w:eastAsia="ar-SA"/>
              </w:rPr>
              <m:t>О</m:t>
            </m:r>
          </m:e>
          <m:sub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vertAlign w:val="subscript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Cs w:val="28"/>
                    <w:vertAlign w:val="subscript"/>
                    <w:lang w:eastAsia="ar-SA"/>
                  </w:rPr>
                  <m:t>ок</m:t>
                </m:r>
              </m:e>
              <m:sub>
                <m:r>
                  <w:rPr>
                    <w:rFonts w:ascii="Cambria Math" w:eastAsia="Times New Roman" w:hAnsi="Cambria Math"/>
                    <w:szCs w:val="28"/>
                    <w:vertAlign w:val="subscript"/>
                    <w:lang w:val="en-US" w:eastAsia="ar-SA"/>
                  </w:rPr>
                  <m:t>i</m:t>
                </m:r>
              </m:sub>
            </m:sSub>
          </m:sub>
        </m:sSub>
      </m:oMath>
      <w:r w:rsidR="001509BE" w:rsidRPr="00121BC6">
        <w:rPr>
          <w:rFonts w:eastAsia="Times New Roman"/>
          <w:szCs w:val="28"/>
          <w:vertAlign w:val="subscript"/>
          <w:lang w:eastAsia="ar-SA"/>
        </w:rPr>
        <w:t xml:space="preserve"> </w:t>
      </w:r>
      <w:r w:rsidR="001509BE" w:rsidRPr="00121BC6">
        <w:rPr>
          <w:rFonts w:eastAsia="Times New Roman"/>
          <w:szCs w:val="28"/>
          <w:lang w:eastAsia="ar-SA"/>
        </w:rPr>
        <w:t xml:space="preserve">– </w:t>
      </w:r>
      <w:r w:rsidR="001509BE" w:rsidRPr="00121BC6">
        <w:rPr>
          <w:rFonts w:eastAsia="Times New Roman"/>
          <w:szCs w:val="28"/>
          <w:lang w:val="en-US" w:eastAsia="ar-SA"/>
        </w:rPr>
        <w:t>i</w:t>
      </w:r>
      <w:r w:rsidR="001509BE" w:rsidRPr="00121BC6">
        <w:rPr>
          <w:rFonts w:eastAsia="Times New Roman"/>
          <w:szCs w:val="28"/>
          <w:lang w:eastAsia="ar-SA"/>
        </w:rPr>
        <w:t xml:space="preserve">-тая сумма </w:t>
      </w:r>
      <w:r w:rsidR="001509BE" w:rsidRPr="00121BC6">
        <w:rPr>
          <w:rFonts w:eastAsia="Calibri"/>
          <w:szCs w:val="28"/>
        </w:rPr>
        <w:t>ОК.</w:t>
      </w:r>
    </w:p>
    <w:p w14:paraId="6D1BC51C" w14:textId="3BBB1ED6" w:rsidR="001509BE" w:rsidRPr="00121BC6" w:rsidRDefault="001509BE" w:rsidP="001509BE">
      <w:pPr>
        <w:pStyle w:val="affffa"/>
        <w:rPr>
          <w:lang w:eastAsia="ar-SA"/>
        </w:rPr>
      </w:pPr>
      <w:r w:rsidRPr="00121BC6">
        <w:rPr>
          <w:lang w:eastAsia="ar-SA"/>
        </w:rPr>
        <w:t>Результаты всех расчетов оборотных ср</w:t>
      </w:r>
      <w:r>
        <w:rPr>
          <w:lang w:eastAsia="ar-SA"/>
        </w:rPr>
        <w:t xml:space="preserve">едств представлены в таблице </w:t>
      </w:r>
      <w:r w:rsidR="00B75CB4" w:rsidRPr="00B75CB4">
        <w:rPr>
          <w:lang w:eastAsia="ar-SA"/>
        </w:rPr>
        <w:t>5</w:t>
      </w:r>
      <w:r w:rsidRPr="00121BC6">
        <w:rPr>
          <w:lang w:eastAsia="ar-SA"/>
        </w:rPr>
        <w:t>.</w:t>
      </w:r>
    </w:p>
    <w:p w14:paraId="5D65A853" w14:textId="77777777" w:rsidR="001509BE" w:rsidRDefault="001509BE" w:rsidP="001509BE">
      <w:pPr>
        <w:pStyle w:val="affffa"/>
      </w:pPr>
      <w:r w:rsidRPr="0018283E">
        <w:t>В оборотные средства не включены такие оборотные средства как: интернет, рабочее место (лампы освещения)</w:t>
      </w:r>
      <w:r>
        <w:t>, так как эти средства использовались до времени создания проекта и будут использоваться после него.</w:t>
      </w:r>
    </w:p>
    <w:p w14:paraId="1FF75A63" w14:textId="4D2C2CDD" w:rsidR="001509BE" w:rsidRPr="0017518E" w:rsidRDefault="001509BE" w:rsidP="001509BE">
      <w:pPr>
        <w:pStyle w:val="afc"/>
      </w:pPr>
      <w:r>
        <w:t xml:space="preserve">Таблица </w:t>
      </w:r>
      <w:r w:rsidR="00B75CB4" w:rsidRPr="00892C2D">
        <w:rPr>
          <w:lang w:val="ru-RU"/>
        </w:rPr>
        <w:t>5</w:t>
      </w:r>
      <w:r w:rsidRPr="00121BC6">
        <w:t xml:space="preserve"> </w:t>
      </w:r>
    </w:p>
    <w:p w14:paraId="6F534075" w14:textId="77777777" w:rsidR="001509BE" w:rsidRPr="00121BC6" w:rsidRDefault="001509BE" w:rsidP="001509BE">
      <w:pPr>
        <w:ind w:firstLine="567"/>
        <w:jc w:val="center"/>
        <w:rPr>
          <w:rFonts w:eastAsia="Times New Roman"/>
          <w:szCs w:val="28"/>
          <w:lang w:eastAsia="ar-SA"/>
        </w:rPr>
      </w:pPr>
      <w:r w:rsidRPr="00121BC6">
        <w:rPr>
          <w:rFonts w:eastAsia="Times New Roman"/>
          <w:szCs w:val="28"/>
          <w:lang w:eastAsia="ar-SA"/>
        </w:rPr>
        <w:t>Расчёт стоимости оборотных средств.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1757"/>
        <w:gridCol w:w="2989"/>
        <w:gridCol w:w="2110"/>
      </w:tblGrid>
      <w:tr w:rsidR="001509BE" w:rsidRPr="00E96413" w14:paraId="1AEECB8E" w14:textId="77777777" w:rsidTr="0000185F">
        <w:trPr>
          <w:trHeight w:val="893"/>
        </w:trPr>
        <w:tc>
          <w:tcPr>
            <w:tcW w:w="2235" w:type="dxa"/>
            <w:shd w:val="clear" w:color="auto" w:fill="auto"/>
            <w:vAlign w:val="center"/>
          </w:tcPr>
          <w:p w14:paraId="67DCC70E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Наименование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BCD5C59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Цена единицы, руб.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05C8A44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Количество необходимых ресурсов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9311490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Стоимость ресурсов, руб.</w:t>
            </w:r>
          </w:p>
        </w:tc>
      </w:tr>
      <w:tr w:rsidR="001509BE" w:rsidRPr="00E96413" w14:paraId="74182064" w14:textId="77777777" w:rsidTr="0000185F">
        <w:trPr>
          <w:trHeight w:val="20"/>
        </w:trPr>
        <w:tc>
          <w:tcPr>
            <w:tcW w:w="2235" w:type="dxa"/>
            <w:shd w:val="clear" w:color="auto" w:fill="auto"/>
            <w:vAlign w:val="center"/>
          </w:tcPr>
          <w:p w14:paraId="5603C7FF" w14:textId="77777777" w:rsidR="001509BE" w:rsidRPr="00E96413" w:rsidRDefault="001509BE" w:rsidP="00B75CB4">
            <w:pPr>
              <w:pStyle w:val="affff8"/>
            </w:pPr>
            <w:r w:rsidRPr="00E96413">
              <w:t>Электроэнергия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A1C716D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3.48\КВт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0386319" w14:textId="77777777" w:rsidR="001509BE" w:rsidRPr="00E96413" w:rsidRDefault="001509BE" w:rsidP="0000185F">
            <w:pPr>
              <w:pStyle w:val="affff8"/>
              <w:jc w:val="center"/>
              <w:rPr>
                <w:lang w:val="en-US"/>
              </w:rPr>
            </w:pPr>
            <w:r w:rsidRPr="00E96413">
              <w:rPr>
                <w:lang w:val="en-US"/>
              </w:rPr>
              <w:t>218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E3EA3A0" w14:textId="77777777" w:rsidR="001509BE" w:rsidRPr="00E96413" w:rsidRDefault="001509BE" w:rsidP="0000185F">
            <w:pPr>
              <w:pStyle w:val="affff8"/>
              <w:jc w:val="center"/>
              <w:rPr>
                <w:lang w:val="en-US"/>
              </w:rPr>
            </w:pPr>
            <w:r w:rsidRPr="00E96413">
              <w:rPr>
                <w:lang w:val="en-US"/>
              </w:rPr>
              <w:t>759</w:t>
            </w:r>
          </w:p>
        </w:tc>
      </w:tr>
      <w:tr w:rsidR="001509BE" w:rsidRPr="00E96413" w14:paraId="16B9667D" w14:textId="77777777" w:rsidTr="0000185F">
        <w:trPr>
          <w:trHeight w:val="20"/>
        </w:trPr>
        <w:tc>
          <w:tcPr>
            <w:tcW w:w="2235" w:type="dxa"/>
            <w:shd w:val="clear" w:color="auto" w:fill="auto"/>
            <w:vAlign w:val="center"/>
          </w:tcPr>
          <w:p w14:paraId="5C9F927D" w14:textId="77777777" w:rsidR="001509BE" w:rsidRPr="00E96413" w:rsidRDefault="001509BE" w:rsidP="00B75CB4">
            <w:pPr>
              <w:pStyle w:val="affff8"/>
            </w:pPr>
            <w:r w:rsidRPr="00E96413">
              <w:t>Устройство для тестирования приложения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0C3B07B" w14:textId="77777777" w:rsidR="001509BE" w:rsidRPr="00E96413" w:rsidRDefault="001509BE" w:rsidP="00B75CB4">
            <w:pPr>
              <w:pStyle w:val="affff8"/>
            </w:pPr>
            <w:r w:rsidRPr="00E96413">
              <w:t>14590 руб.\шт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E564E2E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01F8F9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14590</w:t>
            </w:r>
          </w:p>
        </w:tc>
      </w:tr>
      <w:tr w:rsidR="001509BE" w:rsidRPr="00E96413" w14:paraId="756AEFC8" w14:textId="77777777" w:rsidTr="0000185F">
        <w:trPr>
          <w:trHeight w:val="20"/>
        </w:trPr>
        <w:tc>
          <w:tcPr>
            <w:tcW w:w="2235" w:type="dxa"/>
            <w:shd w:val="clear" w:color="auto" w:fill="auto"/>
            <w:vAlign w:val="center"/>
          </w:tcPr>
          <w:p w14:paraId="619D90F7" w14:textId="77777777" w:rsidR="001509BE" w:rsidRPr="00E96413" w:rsidRDefault="001509BE" w:rsidP="00B75CB4">
            <w:pPr>
              <w:pStyle w:val="affff8"/>
            </w:pPr>
            <w:r w:rsidRPr="00E96413">
              <w:t xml:space="preserve">Аккаунт разработчика </w:t>
            </w:r>
            <w:r w:rsidRPr="00E96413">
              <w:rPr>
                <w:lang w:val="en-US"/>
              </w:rPr>
              <w:t>GooglePlay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4CF3F79" w14:textId="77777777" w:rsidR="001509BE" w:rsidRPr="00E96413" w:rsidRDefault="001509BE" w:rsidP="00B75CB4">
            <w:pPr>
              <w:pStyle w:val="affff8"/>
            </w:pPr>
            <w:r w:rsidRPr="00E96413">
              <w:t>1625 руб.\год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4DC30CCD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CEFA73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1625</w:t>
            </w:r>
          </w:p>
        </w:tc>
      </w:tr>
      <w:tr w:rsidR="001509BE" w:rsidRPr="00E96413" w14:paraId="75A73748" w14:textId="77777777" w:rsidTr="0000185F">
        <w:trPr>
          <w:trHeight w:val="20"/>
        </w:trPr>
        <w:tc>
          <w:tcPr>
            <w:tcW w:w="2235" w:type="dxa"/>
            <w:shd w:val="clear" w:color="auto" w:fill="auto"/>
            <w:vAlign w:val="center"/>
          </w:tcPr>
          <w:p w14:paraId="227DBBFA" w14:textId="77777777" w:rsidR="001509BE" w:rsidRPr="00E96413" w:rsidRDefault="001509BE" w:rsidP="00B75CB4">
            <w:pPr>
              <w:pStyle w:val="affff8"/>
            </w:pPr>
            <w:r w:rsidRPr="00E96413">
              <w:t>Услуги по печати документации, включающие бумагу и папку.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CA12416" w14:textId="77777777" w:rsidR="001509BE" w:rsidRPr="00E96413" w:rsidRDefault="001509BE" w:rsidP="00B75CB4">
            <w:pPr>
              <w:pStyle w:val="affff8"/>
            </w:pPr>
            <w:r w:rsidRPr="00E96413">
              <w:t>1 050 руб.\шт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CF237A8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4E15CD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1 050</w:t>
            </w:r>
          </w:p>
        </w:tc>
      </w:tr>
      <w:tr w:rsidR="001509BE" w:rsidRPr="00E96413" w14:paraId="7C4736C7" w14:textId="77777777" w:rsidTr="0000185F">
        <w:trPr>
          <w:trHeight w:val="20"/>
        </w:trPr>
        <w:tc>
          <w:tcPr>
            <w:tcW w:w="6062" w:type="dxa"/>
            <w:gridSpan w:val="3"/>
            <w:shd w:val="clear" w:color="auto" w:fill="auto"/>
          </w:tcPr>
          <w:p w14:paraId="2B00AEE2" w14:textId="77777777" w:rsidR="001509BE" w:rsidRPr="00E96413" w:rsidRDefault="001509BE" w:rsidP="00B75CB4">
            <w:pPr>
              <w:pStyle w:val="affff8"/>
            </w:pPr>
            <w:r w:rsidRPr="00E96413">
              <w:t>Итого: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41D2F7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18024</w:t>
            </w:r>
          </w:p>
        </w:tc>
      </w:tr>
    </w:tbl>
    <w:p w14:paraId="530D6375" w14:textId="77777777" w:rsidR="001509BE" w:rsidRPr="00536A60" w:rsidRDefault="001509BE" w:rsidP="00B05EDA">
      <w:pPr>
        <w:pStyle w:val="36"/>
        <w:numPr>
          <w:ilvl w:val="2"/>
          <w:numId w:val="4"/>
        </w:numPr>
      </w:pPr>
      <w:bookmarkStart w:id="487" w:name="_Toc437952946"/>
      <w:bookmarkStart w:id="488" w:name="_Toc453256160"/>
      <w:r w:rsidRPr="00536A60">
        <w:t>Расчет основных фондов</w:t>
      </w:r>
      <w:bookmarkEnd w:id="487"/>
      <w:bookmarkEnd w:id="488"/>
    </w:p>
    <w:p w14:paraId="43AD6063" w14:textId="77777777" w:rsidR="001509BE" w:rsidRPr="00121BC6" w:rsidRDefault="001509BE" w:rsidP="001509BE">
      <w:pPr>
        <w:pStyle w:val="afff3"/>
      </w:pPr>
      <w:r w:rsidRPr="004012A4">
        <w:t>При создании настоящего программного</w:t>
      </w:r>
      <w:r>
        <w:t xml:space="preserve"> продукта требуется использование</w:t>
      </w:r>
      <w:r w:rsidRPr="00121BC6">
        <w:t xml:space="preserve"> </w:t>
      </w:r>
      <w:r>
        <w:t>одного предмета</w:t>
      </w:r>
      <w:r w:rsidRPr="00121BC6">
        <w:t xml:space="preserve"> труда стоимостью более </w:t>
      </w:r>
      <w:r>
        <w:t>100</w:t>
      </w:r>
      <w:r w:rsidRPr="00121BC6">
        <w:t xml:space="preserve"> тысяч рублей.</w:t>
      </w:r>
      <w:r w:rsidRPr="008C16CA">
        <w:t xml:space="preserve"> </w:t>
      </w:r>
      <w:r>
        <w:t xml:space="preserve">Однако, перечисленные ниже объекты техники и мебели были и будут использованы в дальнейшем (не только в рамках описываемого проекта). Поэтому расчёт их стоимости, которую логично было бы включить в себестоимость проекта, </w:t>
      </w:r>
      <w:r>
        <w:lastRenderedPageBreak/>
        <w:t>следует проводить по аналогии с линейным методом начисления амортизации, используя следующую формулу (3</w:t>
      </w:r>
      <w:r w:rsidRPr="00121BC6">
        <w:t>):</w:t>
      </w:r>
    </w:p>
    <w:p w14:paraId="6D578A7B" w14:textId="77777777" w:rsidR="001509BE" w:rsidRPr="00121BC6" w:rsidRDefault="001509BE" w:rsidP="001509BE">
      <w:pPr>
        <w:pStyle w:val="afffff2"/>
        <w:rPr>
          <w:rFonts w:eastAsia="Calibri"/>
          <w:sz w:val="36"/>
          <w:szCs w:val="36"/>
        </w:rPr>
      </w:pPr>
      <w:r w:rsidRPr="00121BC6">
        <w:rPr>
          <w:rFonts w:eastAsia="Calibri"/>
        </w:rPr>
        <w:t>А</w:t>
      </w:r>
      <w:r w:rsidRPr="00121BC6">
        <w:rPr>
          <w:rFonts w:eastAsia="Calibri"/>
          <w:vertAlign w:val="subscript"/>
        </w:rPr>
        <w:t xml:space="preserve">ф </w:t>
      </w:r>
      <w:r w:rsidRPr="00121BC6">
        <w:rPr>
          <w:rFonts w:eastAsia="Calibri"/>
        </w:rPr>
        <w:t>= Ф</w:t>
      </w:r>
      <w:r>
        <w:rPr>
          <w:rFonts w:eastAsia="Calibri"/>
          <w:vertAlign w:val="subscript"/>
        </w:rPr>
        <w:t>ос</w:t>
      </w:r>
      <w:r w:rsidRPr="00121BC6">
        <w:rPr>
          <w:rFonts w:eastAsia="Calibri"/>
          <w:vertAlign w:val="subscript"/>
        </w:rPr>
        <w:t xml:space="preserve"> </w:t>
      </w:r>
      <m:oMath>
        <m:r>
          <w:rPr>
            <w:rFonts w:ascii="Cambria Math" w:eastAsia="Calibri" w:hAnsi="Cambria Math"/>
            <w:vertAlign w:val="subscript"/>
          </w:rPr>
          <m:t>×</m:t>
        </m:r>
        <m:f>
          <m:fPr>
            <m:ctrlPr>
              <w:rPr>
                <w:rFonts w:ascii="Cambria Math" w:eastAsia="Calibri" w:hAnsi="Cambria Math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/>
                    <w:vertAlign w:val="subscript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/>
                    <w:vertAlign w:val="subscript"/>
                  </w:rPr>
                  <m:t>а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libri" w:hAnsi="Cambria Math"/>
              </w:rPr>
              <m:t>100</m:t>
            </m:r>
          </m:den>
        </m:f>
      </m:oMath>
      <w:r w:rsidRPr="00121BC6">
        <w:rPr>
          <w:rFonts w:eastAsia="Calibri"/>
          <w:sz w:val="36"/>
          <w:szCs w:val="36"/>
        </w:rPr>
        <w:t xml:space="preserve"> ,</w:t>
      </w:r>
      <w:r w:rsidRPr="00536A60">
        <w:rPr>
          <w:rFonts w:eastAsia="Calibri"/>
          <w:sz w:val="28"/>
        </w:rPr>
        <w:t xml:space="preserve"> где</w:t>
      </w:r>
      <w:r>
        <w:rPr>
          <w:rFonts w:eastAsia="Calibri"/>
        </w:rPr>
        <w:tab/>
      </w:r>
      <w:r w:rsidRPr="00536A60">
        <w:rPr>
          <w:rFonts w:eastAsia="Calibri"/>
          <w:sz w:val="28"/>
        </w:rPr>
        <w:t>(3)</w:t>
      </w:r>
    </w:p>
    <w:p w14:paraId="52688CB0" w14:textId="3C609D8C" w:rsidR="001509BE" w:rsidRPr="00121BC6" w:rsidRDefault="001509BE" w:rsidP="001509BE">
      <w:pPr>
        <w:spacing w:after="120"/>
        <w:ind w:firstLine="567"/>
        <w:rPr>
          <w:rFonts w:eastAsia="Calibri"/>
          <w:color w:val="000000"/>
          <w:szCs w:val="28"/>
        </w:rPr>
      </w:pPr>
      <w:r w:rsidRPr="00121BC6">
        <w:rPr>
          <w:rFonts w:ascii="Cambria Math" w:eastAsia="Calibri" w:hAnsi="Cambria Math" w:cs="Arial"/>
          <w:color w:val="000000"/>
          <w:szCs w:val="28"/>
        </w:rPr>
        <w:t>А</w:t>
      </w:r>
      <w:r w:rsidRPr="00121BC6">
        <w:rPr>
          <w:rFonts w:ascii="Cambria Math" w:eastAsia="Calibri" w:hAnsi="Cambria Math" w:cs="Arial"/>
          <w:color w:val="000000"/>
          <w:szCs w:val="28"/>
          <w:vertAlign w:val="subscript"/>
        </w:rPr>
        <w:t xml:space="preserve">ф </w:t>
      </w:r>
      <w:r w:rsidRPr="00121BC6">
        <w:rPr>
          <w:rFonts w:ascii="Cambria Math" w:eastAsia="Calibri" w:hAnsi="Cambria Math" w:cs="Arial"/>
          <w:color w:val="000000"/>
          <w:szCs w:val="28"/>
        </w:rPr>
        <w:t xml:space="preserve">– </w:t>
      </w:r>
      <w:r w:rsidRPr="00121BC6">
        <w:rPr>
          <w:rFonts w:eastAsia="Calibri"/>
          <w:color w:val="000000"/>
          <w:szCs w:val="28"/>
        </w:rPr>
        <w:t>с</w:t>
      </w:r>
      <w:r w:rsidR="00615857">
        <w:rPr>
          <w:rFonts w:eastAsia="Calibri"/>
          <w:color w:val="000000"/>
          <w:szCs w:val="28"/>
        </w:rPr>
        <w:t>умма амортизационных отчислений</w:t>
      </w:r>
      <w:r w:rsidR="00615857" w:rsidRPr="00615857">
        <w:rPr>
          <w:rFonts w:eastAsia="Calibri"/>
          <w:color w:val="000000"/>
          <w:szCs w:val="28"/>
        </w:rPr>
        <w:t>;</w:t>
      </w:r>
    </w:p>
    <w:p w14:paraId="0FEA2D75" w14:textId="277720BA" w:rsidR="001509BE" w:rsidRPr="00121BC6" w:rsidRDefault="001509BE" w:rsidP="001509BE">
      <w:pPr>
        <w:spacing w:after="120"/>
        <w:ind w:firstLine="567"/>
        <w:rPr>
          <w:rFonts w:eastAsia="Calibri"/>
          <w:color w:val="000000"/>
          <w:szCs w:val="28"/>
        </w:rPr>
      </w:pPr>
      <w:r w:rsidRPr="00121BC6">
        <w:rPr>
          <w:rFonts w:ascii="Cambria Math" w:eastAsia="Calibri" w:hAnsi="Cambria Math" w:cs="Arial"/>
          <w:color w:val="000000"/>
          <w:szCs w:val="28"/>
        </w:rPr>
        <w:t>Ф</w:t>
      </w:r>
      <w:r w:rsidRPr="00121BC6">
        <w:rPr>
          <w:rFonts w:ascii="Cambria Math" w:eastAsia="Calibri" w:hAnsi="Cambria Math" w:cs="Arial"/>
          <w:color w:val="000000"/>
          <w:szCs w:val="28"/>
          <w:vertAlign w:val="subscript"/>
        </w:rPr>
        <w:t>ос</w:t>
      </w:r>
      <w:r w:rsidRPr="00121BC6">
        <w:rPr>
          <w:rFonts w:ascii="Cambria Math" w:eastAsia="Calibri" w:hAnsi="Cambria Math" w:cs="Arial"/>
          <w:color w:val="000000"/>
          <w:szCs w:val="28"/>
        </w:rPr>
        <w:t xml:space="preserve"> </w:t>
      </w:r>
      <w:r w:rsidRPr="00121BC6">
        <w:rPr>
          <w:rFonts w:eastAsia="Calibri"/>
          <w:color w:val="000000"/>
          <w:szCs w:val="28"/>
        </w:rPr>
        <w:t>– п</w:t>
      </w:r>
      <w:r w:rsidR="00615857">
        <w:rPr>
          <w:rFonts w:eastAsia="Calibri"/>
          <w:color w:val="000000"/>
          <w:szCs w:val="28"/>
        </w:rPr>
        <w:t>ервоначальная стоимость объекта</w:t>
      </w:r>
      <w:r w:rsidR="00615857">
        <w:rPr>
          <w:rFonts w:eastAsia="Calibri"/>
          <w:color w:val="000000"/>
          <w:szCs w:val="28"/>
          <w:lang w:val="en-US"/>
        </w:rPr>
        <w:t>;</w:t>
      </w:r>
    </w:p>
    <w:p w14:paraId="25DE9C1A" w14:textId="77777777" w:rsidR="001509BE" w:rsidRPr="00121BC6" w:rsidRDefault="001509BE" w:rsidP="001509BE">
      <w:pPr>
        <w:spacing w:after="120"/>
        <w:ind w:firstLine="567"/>
        <w:rPr>
          <w:rFonts w:eastAsia="Calibri"/>
          <w:color w:val="000000"/>
          <w:szCs w:val="28"/>
          <w:lang w:eastAsia="ar-SA"/>
        </w:rPr>
      </w:pPr>
      <w:r w:rsidRPr="00121BC6">
        <w:rPr>
          <w:rFonts w:ascii="Cambria Math" w:eastAsia="Calibri" w:hAnsi="Cambria Math"/>
          <w:color w:val="000000"/>
          <w:szCs w:val="28"/>
        </w:rPr>
        <w:t>Н</w:t>
      </w:r>
      <w:r w:rsidRPr="00121BC6">
        <w:rPr>
          <w:rFonts w:ascii="Cambria Math" w:eastAsia="Calibri" w:hAnsi="Cambria Math"/>
          <w:color w:val="000000"/>
          <w:szCs w:val="28"/>
          <w:vertAlign w:val="subscript"/>
        </w:rPr>
        <w:t>а</w:t>
      </w:r>
      <w:r w:rsidRPr="00121BC6">
        <w:rPr>
          <w:rFonts w:ascii="Cambria Math" w:eastAsia="Calibri" w:hAnsi="Cambria Math"/>
          <w:color w:val="000000"/>
          <w:szCs w:val="28"/>
        </w:rPr>
        <w:t xml:space="preserve"> </w:t>
      </w:r>
      <w:r w:rsidRPr="00121BC6">
        <w:rPr>
          <w:rFonts w:eastAsia="Calibri"/>
          <w:color w:val="000000"/>
          <w:szCs w:val="28"/>
        </w:rPr>
        <w:t>– норма амортизации.</w:t>
      </w:r>
    </w:p>
    <w:p w14:paraId="68174691" w14:textId="77777777" w:rsidR="001509BE" w:rsidRPr="00121BC6" w:rsidRDefault="001509BE" w:rsidP="001509BE">
      <w:pPr>
        <w:spacing w:after="120"/>
        <w:ind w:firstLine="567"/>
        <w:rPr>
          <w:rFonts w:eastAsia="Times New Roman"/>
          <w:color w:val="000000"/>
          <w:szCs w:val="28"/>
        </w:rPr>
      </w:pPr>
      <w:r w:rsidRPr="00121BC6">
        <w:rPr>
          <w:rFonts w:eastAsia="Times New Roman"/>
          <w:color w:val="000000"/>
          <w:szCs w:val="28"/>
        </w:rPr>
        <w:t>Норма амортиз</w:t>
      </w:r>
      <w:r>
        <w:rPr>
          <w:rFonts w:eastAsia="Times New Roman"/>
          <w:color w:val="000000"/>
          <w:szCs w:val="28"/>
        </w:rPr>
        <w:t>ации высчитывается по формуле (4</w:t>
      </w:r>
      <w:r w:rsidRPr="00121BC6">
        <w:rPr>
          <w:rFonts w:eastAsia="Times New Roman"/>
          <w:color w:val="000000"/>
          <w:szCs w:val="28"/>
        </w:rPr>
        <w:t>):</w:t>
      </w:r>
    </w:p>
    <w:p w14:paraId="5FFB208F" w14:textId="77777777" w:rsidR="001509BE" w:rsidRPr="00121BC6" w:rsidRDefault="001509BE" w:rsidP="001509BE">
      <w:pPr>
        <w:pStyle w:val="afffff2"/>
      </w:pPr>
      <w:r w:rsidRPr="00121BC6">
        <w:t>Н</w:t>
      </w:r>
      <w:r w:rsidRPr="00121BC6">
        <w:rPr>
          <w:vertAlign w:val="subscript"/>
        </w:rPr>
        <w:t>а</w:t>
      </w:r>
      <w:r w:rsidRPr="00121BC6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den>
        </m:f>
      </m:oMath>
      <w:r w:rsidRPr="00121BC6">
        <w:t xml:space="preserve"> </w:t>
      </w:r>
      <m:oMath>
        <m:r>
          <w:rPr>
            <w:rFonts w:ascii="Cambria Math" w:hAnsi="Cambria Math"/>
          </w:rPr>
          <m:t>×</m:t>
        </m:r>
      </m:oMath>
      <w:r>
        <w:t xml:space="preserve"> 100%</w:t>
      </w:r>
      <w:r w:rsidRPr="00536A60">
        <w:rPr>
          <w:sz w:val="28"/>
        </w:rPr>
        <w:t>, где</w:t>
      </w:r>
      <w:r>
        <w:tab/>
      </w:r>
      <w:r w:rsidRPr="00536A60">
        <w:rPr>
          <w:sz w:val="28"/>
        </w:rPr>
        <w:t>(4)</w:t>
      </w:r>
    </w:p>
    <w:p w14:paraId="401CFFC4" w14:textId="77777777" w:rsidR="001509BE" w:rsidRPr="00121BC6" w:rsidRDefault="001509BE" w:rsidP="001509BE">
      <w:pPr>
        <w:spacing w:after="120"/>
        <w:ind w:firstLine="567"/>
        <w:rPr>
          <w:rFonts w:eastAsia="Times New Roman"/>
          <w:color w:val="000000"/>
          <w:szCs w:val="28"/>
        </w:rPr>
      </w:pPr>
      <w:r w:rsidRPr="00121BC6">
        <w:rPr>
          <w:rFonts w:ascii="Cambria Math" w:eastAsia="Times New Roman" w:hAnsi="Cambria Math"/>
          <w:color w:val="000000"/>
          <w:szCs w:val="28"/>
        </w:rPr>
        <w:t>Т</w:t>
      </w:r>
      <w:r w:rsidRPr="00121BC6">
        <w:rPr>
          <w:rFonts w:ascii="Cambria Math" w:eastAsia="Times New Roman" w:hAnsi="Cambria Math"/>
          <w:color w:val="000000"/>
          <w:szCs w:val="28"/>
          <w:vertAlign w:val="subscript"/>
          <w:lang w:val="en-US"/>
        </w:rPr>
        <w:t>n</w:t>
      </w:r>
      <w:r w:rsidRPr="00121BC6">
        <w:rPr>
          <w:rFonts w:ascii="Cambria Math" w:eastAsia="Times New Roman" w:hAnsi="Cambria Math"/>
          <w:color w:val="000000"/>
          <w:szCs w:val="28"/>
        </w:rPr>
        <w:t xml:space="preserve"> </w:t>
      </w:r>
      <w:r w:rsidRPr="00121BC6">
        <w:rPr>
          <w:rFonts w:eastAsia="Times New Roman"/>
          <w:color w:val="000000"/>
          <w:szCs w:val="28"/>
        </w:rPr>
        <w:t>– срок полезного использования</w:t>
      </w:r>
      <w:r>
        <w:rPr>
          <w:rFonts w:eastAsia="Times New Roman"/>
          <w:color w:val="000000"/>
          <w:szCs w:val="28"/>
        </w:rPr>
        <w:t xml:space="preserve"> объекта, выраженная в месяцах.</w:t>
      </w:r>
    </w:p>
    <w:p w14:paraId="338CD8AC" w14:textId="77777777" w:rsidR="001509BE" w:rsidRDefault="001509BE" w:rsidP="001509BE">
      <w:pPr>
        <w:ind w:firstLine="567"/>
        <w:rPr>
          <w:rFonts w:eastAsia="Times New Roman"/>
          <w:color w:val="000000"/>
          <w:szCs w:val="28"/>
          <w:lang w:val="en-US" w:eastAsia="ar-SA"/>
        </w:rPr>
      </w:pPr>
      <w:r>
        <w:rPr>
          <w:rFonts w:eastAsia="Times New Roman"/>
          <w:szCs w:val="28"/>
          <w:lang w:val="en-US"/>
        </w:rPr>
        <w:t>Dell Inspiron</w:t>
      </w:r>
      <w:r w:rsidRPr="00DE36E0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  <w:lang w:val="en-US"/>
        </w:rPr>
        <w:t>Desktop</w:t>
      </w:r>
      <w:r w:rsidRPr="00DE36E0">
        <w:rPr>
          <w:rFonts w:eastAsia="Times New Roman"/>
          <w:szCs w:val="28"/>
          <w:lang w:val="en-US"/>
        </w:rPr>
        <w:t xml:space="preserve">: </w:t>
      </w:r>
      <w:r>
        <w:rPr>
          <w:rFonts w:eastAsia="Times New Roman"/>
          <w:color w:val="000000"/>
          <w:szCs w:val="28"/>
          <w:lang w:eastAsia="ar-SA"/>
        </w:rPr>
        <w:t>стоимость</w:t>
      </w:r>
      <w:r w:rsidRPr="00DE36E0">
        <w:rPr>
          <w:rFonts w:eastAsia="Times New Roman"/>
          <w:color w:val="000000"/>
          <w:szCs w:val="28"/>
          <w:lang w:val="en-US" w:eastAsia="ar-SA"/>
        </w:rPr>
        <w:t xml:space="preserve">: 40 425 </w:t>
      </w:r>
      <w:r>
        <w:rPr>
          <w:rFonts w:eastAsia="Times New Roman"/>
          <w:color w:val="000000"/>
          <w:szCs w:val="28"/>
          <w:lang w:eastAsia="ar-SA"/>
        </w:rPr>
        <w:t>руб</w:t>
      </w:r>
      <w:r w:rsidRPr="00DE36E0">
        <w:rPr>
          <w:rFonts w:eastAsia="Times New Roman"/>
          <w:color w:val="000000"/>
          <w:szCs w:val="28"/>
          <w:lang w:val="en-US" w:eastAsia="ar-SA"/>
        </w:rPr>
        <w:t>.</w:t>
      </w:r>
    </w:p>
    <w:p w14:paraId="3D61097D" w14:textId="77777777" w:rsidR="001509BE" w:rsidRPr="008C16CA" w:rsidRDefault="001509BE" w:rsidP="001509BE">
      <w:pPr>
        <w:ind w:firstLine="567"/>
        <w:rPr>
          <w:rFonts w:eastAsia="Times New Roman"/>
          <w:color w:val="000000"/>
          <w:szCs w:val="28"/>
        </w:rPr>
      </w:pPr>
      <w:r w:rsidRPr="00121BC6">
        <w:rPr>
          <w:rFonts w:eastAsia="Times New Roman"/>
          <w:color w:val="000000"/>
          <w:szCs w:val="28"/>
        </w:rPr>
        <w:t xml:space="preserve">Ежемесячная норма </w:t>
      </w:r>
      <w:r>
        <w:rPr>
          <w:rFonts w:eastAsia="Times New Roman"/>
          <w:color w:val="000000"/>
          <w:szCs w:val="28"/>
        </w:rPr>
        <w:t>амортизации:</w:t>
      </w:r>
      <w:r w:rsidRPr="00121BC6">
        <w:rPr>
          <w:rFonts w:eastAsia="Times New Roman"/>
          <w:color w:val="000000"/>
          <w:szCs w:val="28"/>
        </w:rPr>
        <w:t xml:space="preserve"> </w:t>
      </w:r>
      <m:oMath>
        <m:r>
          <w:rPr>
            <w:rFonts w:ascii="Cambria Math" w:eastAsia="Times New Roman" w:hAnsi="Cambria Math"/>
            <w:color w:val="000000"/>
            <w:szCs w:val="28"/>
          </w:rPr>
          <m:t>×</m:t>
        </m:r>
      </m:oMath>
      <w:r w:rsidRPr="00121BC6">
        <w:rPr>
          <w:rFonts w:eastAsia="Times New Roman"/>
          <w:color w:val="000000"/>
          <w:szCs w:val="28"/>
        </w:rPr>
        <w:t xml:space="preserve"> 100% </w:t>
      </w:r>
      <m:oMath>
        <m:r>
          <w:rPr>
            <w:rFonts w:ascii="Cambria Math" w:eastAsia="Times New Roman" w:hAnsi="Cambria Math"/>
            <w:color w:val="000000"/>
            <w:szCs w:val="28"/>
          </w:rPr>
          <m:t>≈</m:t>
        </m:r>
      </m:oMath>
      <w:r>
        <w:rPr>
          <w:rFonts w:eastAsia="Times New Roman"/>
          <w:color w:val="000000"/>
          <w:szCs w:val="28"/>
        </w:rPr>
        <w:t xml:space="preserve"> </w:t>
      </w:r>
      <w:r w:rsidRPr="00AA2475">
        <w:rPr>
          <w:rFonts w:eastAsia="Times New Roman"/>
          <w:color w:val="000000"/>
          <w:szCs w:val="28"/>
        </w:rPr>
        <w:t>1</w:t>
      </w:r>
      <w:r w:rsidRPr="00D54C89">
        <w:rPr>
          <w:rFonts w:eastAsia="Times New Roman"/>
          <w:color w:val="000000"/>
          <w:szCs w:val="28"/>
        </w:rPr>
        <w:t>,16</w:t>
      </w:r>
      <w:r>
        <w:rPr>
          <w:rFonts w:eastAsia="Times New Roman"/>
          <w:color w:val="000000"/>
          <w:szCs w:val="28"/>
        </w:rPr>
        <w:t xml:space="preserve"> (%).</w:t>
      </w:r>
    </w:p>
    <w:p w14:paraId="4EB5D36E" w14:textId="77777777" w:rsidR="001509BE" w:rsidRDefault="001509BE" w:rsidP="001509BE">
      <w:pPr>
        <w:ind w:firstLine="567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Ежемесячная сумма амортизации: </w:t>
      </w:r>
      <w:r>
        <w:rPr>
          <w:rFonts w:eastAsia="Times New Roman"/>
          <w:color w:val="000000"/>
          <w:szCs w:val="28"/>
          <w:lang w:eastAsia="ar-SA"/>
        </w:rPr>
        <w:t>40</w:t>
      </w:r>
      <w:r w:rsidRPr="00D54C89">
        <w:rPr>
          <w:rFonts w:eastAsia="Times New Roman"/>
          <w:color w:val="000000"/>
          <w:szCs w:val="28"/>
          <w:lang w:eastAsia="ar-SA"/>
        </w:rPr>
        <w:t xml:space="preserve"> </w:t>
      </w:r>
      <w:r>
        <w:rPr>
          <w:rFonts w:eastAsia="Times New Roman"/>
          <w:color w:val="000000"/>
          <w:szCs w:val="28"/>
          <w:lang w:eastAsia="ar-SA"/>
        </w:rPr>
        <w:t>425 руб</w:t>
      </w:r>
      <w:r w:rsidRPr="00D54C89">
        <w:rPr>
          <w:rFonts w:eastAsia="Times New Roman"/>
          <w:color w:val="000000"/>
          <w:szCs w:val="28"/>
          <w:lang w:eastAsia="ar-SA"/>
        </w:rPr>
        <w:t>.</w:t>
      </w:r>
      <m:oMath>
        <m:r>
          <w:rPr>
            <w:rFonts w:ascii="Cambria Math" w:eastAsia="Times New Roman" w:hAnsi="Cambria Math"/>
            <w:color w:val="000000"/>
            <w:szCs w:val="28"/>
          </w:rPr>
          <m:t>×</m:t>
        </m:r>
      </m:oMath>
      <w:r w:rsidRPr="00121BC6">
        <w:rPr>
          <w:rFonts w:eastAsia="Times New Roman"/>
          <w:color w:val="000000"/>
          <w:szCs w:val="28"/>
        </w:rPr>
        <w:t xml:space="preserve"> </w:t>
      </w:r>
      <w:r w:rsidRPr="00AA2475">
        <w:rPr>
          <w:rFonts w:eastAsia="Times New Roman"/>
          <w:color w:val="000000"/>
          <w:szCs w:val="28"/>
        </w:rPr>
        <w:t>1</w:t>
      </w:r>
      <w:r w:rsidRPr="00D54C89">
        <w:rPr>
          <w:rFonts w:eastAsia="Times New Roman"/>
          <w:color w:val="000000"/>
          <w:szCs w:val="28"/>
        </w:rPr>
        <w:t>,16</w:t>
      </w:r>
      <w:r w:rsidRPr="00121BC6">
        <w:rPr>
          <w:rFonts w:eastAsia="Times New Roman"/>
          <w:color w:val="000000"/>
          <w:szCs w:val="28"/>
        </w:rPr>
        <w:t xml:space="preserve">% </w:t>
      </w:r>
      <m:oMath>
        <m:r>
          <w:rPr>
            <w:rFonts w:ascii="Cambria Math" w:eastAsia="Times New Roman" w:hAnsi="Cambria Math"/>
            <w:color w:val="000000"/>
            <w:szCs w:val="28"/>
          </w:rPr>
          <m:t>=</m:t>
        </m:r>
      </m:oMath>
      <w:r w:rsidRPr="00121BC6"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>469 руб.</w:t>
      </w:r>
    </w:p>
    <w:p w14:paraId="307D06B1" w14:textId="77777777" w:rsidR="001509BE" w:rsidRDefault="001509BE" w:rsidP="001509BE">
      <w:pPr>
        <w:ind w:firstLine="567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Стул Бьёргульф: стоимость 5500 рублей.</w:t>
      </w:r>
    </w:p>
    <w:p w14:paraId="47768513" w14:textId="77777777" w:rsidR="001509BE" w:rsidRDefault="001509BE" w:rsidP="001509BE">
      <w:pPr>
        <w:ind w:firstLine="567"/>
        <w:rPr>
          <w:rFonts w:eastAsia="Times New Roman"/>
          <w:color w:val="000000"/>
          <w:szCs w:val="28"/>
        </w:rPr>
      </w:pPr>
      <w:r w:rsidRPr="00121BC6">
        <w:rPr>
          <w:rFonts w:eastAsia="Times New Roman"/>
          <w:color w:val="000000"/>
          <w:szCs w:val="28"/>
        </w:rPr>
        <w:t xml:space="preserve">Ежемесячная норма </w:t>
      </w:r>
      <w:r>
        <w:rPr>
          <w:rFonts w:eastAsia="Times New Roman"/>
          <w:color w:val="000000"/>
          <w:szCs w:val="28"/>
        </w:rPr>
        <w:t>амортизации:</w:t>
      </w:r>
      <w:r w:rsidRPr="00121BC6">
        <w:rPr>
          <w:rFonts w:eastAsia="Times New Roman"/>
          <w:color w:val="000000"/>
          <w:szCs w:val="28"/>
        </w:rPr>
        <w:t xml:space="preserve"> </w:t>
      </w:r>
      <m:oMath>
        <m:r>
          <w:rPr>
            <w:rFonts w:ascii="Cambria Math" w:eastAsia="Times New Roman" w:hAnsi="Cambria Math"/>
            <w:color w:val="000000"/>
            <w:szCs w:val="28"/>
          </w:rPr>
          <m:t>×</m:t>
        </m:r>
      </m:oMath>
      <w:r w:rsidRPr="00121BC6">
        <w:rPr>
          <w:rFonts w:eastAsia="Times New Roman"/>
          <w:color w:val="000000"/>
          <w:szCs w:val="28"/>
        </w:rPr>
        <w:t xml:space="preserve"> 100% </w:t>
      </w:r>
      <m:oMath>
        <m:r>
          <w:rPr>
            <w:rFonts w:ascii="Cambria Math" w:eastAsia="Times New Roman" w:hAnsi="Cambria Math"/>
            <w:color w:val="000000"/>
            <w:szCs w:val="28"/>
          </w:rPr>
          <m:t>≈</m:t>
        </m:r>
      </m:oMath>
      <w:r>
        <w:rPr>
          <w:rFonts w:eastAsia="Times New Roman"/>
          <w:color w:val="000000"/>
          <w:szCs w:val="28"/>
        </w:rPr>
        <w:t xml:space="preserve"> </w:t>
      </w:r>
      <w:r w:rsidRPr="00AA2475">
        <w:rPr>
          <w:rFonts w:eastAsia="Times New Roman"/>
          <w:color w:val="000000"/>
          <w:szCs w:val="28"/>
        </w:rPr>
        <w:t>1</w:t>
      </w:r>
      <w:r w:rsidRPr="00D54C89">
        <w:rPr>
          <w:rFonts w:eastAsia="Times New Roman"/>
          <w:color w:val="000000"/>
          <w:szCs w:val="28"/>
        </w:rPr>
        <w:t>,16</w:t>
      </w:r>
      <w:r>
        <w:rPr>
          <w:rFonts w:eastAsia="Times New Roman"/>
          <w:color w:val="000000"/>
          <w:szCs w:val="28"/>
        </w:rPr>
        <w:t xml:space="preserve"> (%).</w:t>
      </w:r>
    </w:p>
    <w:p w14:paraId="28DBFC66" w14:textId="77777777" w:rsidR="001509BE" w:rsidRDefault="001509BE" w:rsidP="001509BE">
      <w:pPr>
        <w:ind w:firstLine="567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Ежемесячная сумма амортизации: </w:t>
      </w:r>
      <w:r w:rsidRPr="008C16CA">
        <w:rPr>
          <w:rFonts w:eastAsia="Times New Roman"/>
          <w:color w:val="000000"/>
          <w:szCs w:val="28"/>
          <w:lang w:eastAsia="ar-SA"/>
        </w:rPr>
        <w:t>5500</w:t>
      </w:r>
      <w:r>
        <w:rPr>
          <w:rFonts w:eastAsia="Times New Roman"/>
          <w:color w:val="000000"/>
          <w:szCs w:val="28"/>
          <w:lang w:eastAsia="ar-SA"/>
        </w:rPr>
        <w:t xml:space="preserve"> руб</w:t>
      </w:r>
      <w:r w:rsidRPr="00D54C89">
        <w:rPr>
          <w:rFonts w:eastAsia="Times New Roman"/>
          <w:color w:val="000000"/>
          <w:szCs w:val="28"/>
          <w:lang w:eastAsia="ar-SA"/>
        </w:rPr>
        <w:t>.</w:t>
      </w:r>
      <m:oMath>
        <m:r>
          <w:rPr>
            <w:rFonts w:ascii="Cambria Math" w:eastAsia="Times New Roman" w:hAnsi="Cambria Math"/>
            <w:color w:val="000000"/>
            <w:szCs w:val="28"/>
          </w:rPr>
          <m:t>×</m:t>
        </m:r>
      </m:oMath>
      <w:r w:rsidRPr="00121BC6">
        <w:rPr>
          <w:rFonts w:eastAsia="Times New Roman"/>
          <w:color w:val="000000"/>
          <w:szCs w:val="28"/>
        </w:rPr>
        <w:t xml:space="preserve"> </w:t>
      </w:r>
      <w:r w:rsidRPr="00AA2475">
        <w:rPr>
          <w:rFonts w:eastAsia="Times New Roman"/>
          <w:color w:val="000000"/>
          <w:szCs w:val="28"/>
        </w:rPr>
        <w:t>1</w:t>
      </w:r>
      <w:r w:rsidRPr="00D54C89">
        <w:rPr>
          <w:rFonts w:eastAsia="Times New Roman"/>
          <w:color w:val="000000"/>
          <w:szCs w:val="28"/>
        </w:rPr>
        <w:t>,16</w:t>
      </w:r>
      <w:r w:rsidRPr="00121BC6">
        <w:rPr>
          <w:rFonts w:eastAsia="Times New Roman"/>
          <w:color w:val="000000"/>
          <w:szCs w:val="28"/>
        </w:rPr>
        <w:t xml:space="preserve">% </w:t>
      </w:r>
      <m:oMath>
        <m:r>
          <w:rPr>
            <w:rFonts w:ascii="Cambria Math" w:eastAsia="Times New Roman" w:hAnsi="Cambria Math"/>
            <w:color w:val="000000"/>
            <w:szCs w:val="28"/>
          </w:rPr>
          <m:t>=</m:t>
        </m:r>
      </m:oMath>
      <w:r w:rsidRPr="00121BC6">
        <w:rPr>
          <w:rFonts w:eastAsia="Times New Roman"/>
          <w:color w:val="000000"/>
          <w:szCs w:val="28"/>
        </w:rPr>
        <w:t xml:space="preserve"> </w:t>
      </w:r>
      <w:r w:rsidRPr="008C16CA">
        <w:rPr>
          <w:rFonts w:eastAsia="Times New Roman"/>
          <w:color w:val="000000"/>
          <w:szCs w:val="28"/>
        </w:rPr>
        <w:t>64</w:t>
      </w:r>
      <w:r>
        <w:rPr>
          <w:rFonts w:eastAsia="Times New Roman"/>
          <w:color w:val="000000"/>
          <w:szCs w:val="28"/>
        </w:rPr>
        <w:t xml:space="preserve"> руб.</w:t>
      </w:r>
    </w:p>
    <w:p w14:paraId="1A6EAE5F" w14:textId="77777777" w:rsidR="001509BE" w:rsidRDefault="001509BE" w:rsidP="001509BE">
      <w:pPr>
        <w:ind w:firstLine="567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Стол Микке: стоимость 9999 рублей.</w:t>
      </w:r>
    </w:p>
    <w:p w14:paraId="232439C5" w14:textId="77777777" w:rsidR="001509BE" w:rsidRDefault="001509BE" w:rsidP="001509BE">
      <w:pPr>
        <w:ind w:firstLine="567"/>
        <w:rPr>
          <w:rFonts w:eastAsia="Times New Roman"/>
          <w:color w:val="000000"/>
          <w:szCs w:val="28"/>
        </w:rPr>
      </w:pPr>
      <w:r w:rsidRPr="00121BC6">
        <w:rPr>
          <w:rFonts w:eastAsia="Times New Roman"/>
          <w:color w:val="000000"/>
          <w:szCs w:val="28"/>
        </w:rPr>
        <w:t xml:space="preserve">Ежемесячная норма </w:t>
      </w:r>
      <w:r>
        <w:rPr>
          <w:rFonts w:eastAsia="Times New Roman"/>
          <w:color w:val="000000"/>
          <w:szCs w:val="28"/>
        </w:rPr>
        <w:t>амортизации:</w:t>
      </w:r>
      <w:r w:rsidRPr="00121BC6">
        <w:rPr>
          <w:rFonts w:eastAsia="Times New Roman"/>
          <w:color w:val="000000"/>
          <w:szCs w:val="28"/>
        </w:rPr>
        <w:t xml:space="preserve"> </w:t>
      </w:r>
      <m:oMath>
        <m:r>
          <w:rPr>
            <w:rFonts w:ascii="Cambria Math" w:eastAsia="Times New Roman" w:hAnsi="Cambria Math"/>
            <w:color w:val="000000"/>
            <w:szCs w:val="28"/>
          </w:rPr>
          <m:t>×</m:t>
        </m:r>
      </m:oMath>
      <w:r w:rsidRPr="00121BC6">
        <w:rPr>
          <w:rFonts w:eastAsia="Times New Roman"/>
          <w:color w:val="000000"/>
          <w:szCs w:val="28"/>
        </w:rPr>
        <w:t xml:space="preserve"> 100% </w:t>
      </w:r>
      <m:oMath>
        <m:r>
          <w:rPr>
            <w:rFonts w:ascii="Cambria Math" w:eastAsia="Times New Roman" w:hAnsi="Cambria Math"/>
            <w:color w:val="000000"/>
            <w:szCs w:val="28"/>
          </w:rPr>
          <m:t>≈</m:t>
        </m:r>
      </m:oMath>
      <w:r>
        <w:rPr>
          <w:rFonts w:eastAsia="Times New Roman"/>
          <w:color w:val="000000"/>
          <w:szCs w:val="28"/>
        </w:rPr>
        <w:t xml:space="preserve"> </w:t>
      </w:r>
      <w:r w:rsidRPr="00AA2475">
        <w:rPr>
          <w:rFonts w:eastAsia="Times New Roman"/>
          <w:color w:val="000000"/>
          <w:szCs w:val="28"/>
        </w:rPr>
        <w:t>1</w:t>
      </w:r>
      <w:r w:rsidRPr="00D54C89">
        <w:rPr>
          <w:rFonts w:eastAsia="Times New Roman"/>
          <w:color w:val="000000"/>
          <w:szCs w:val="28"/>
        </w:rPr>
        <w:t>,16</w:t>
      </w:r>
      <w:r>
        <w:rPr>
          <w:rFonts w:eastAsia="Times New Roman"/>
          <w:color w:val="000000"/>
          <w:szCs w:val="28"/>
        </w:rPr>
        <w:t xml:space="preserve"> (%).</w:t>
      </w:r>
    </w:p>
    <w:p w14:paraId="3FC90A71" w14:textId="77777777" w:rsidR="001509BE" w:rsidRPr="008C16CA" w:rsidRDefault="001509BE" w:rsidP="001509BE">
      <w:pPr>
        <w:ind w:firstLine="567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Ежемесячная сумма амортизации: </w:t>
      </w:r>
      <w:r w:rsidRPr="008C16CA">
        <w:rPr>
          <w:rFonts w:eastAsia="Times New Roman"/>
          <w:color w:val="000000"/>
          <w:szCs w:val="28"/>
          <w:lang w:eastAsia="ar-SA"/>
        </w:rPr>
        <w:t>9999</w:t>
      </w:r>
      <w:r>
        <w:rPr>
          <w:rFonts w:eastAsia="Times New Roman"/>
          <w:color w:val="000000"/>
          <w:szCs w:val="28"/>
          <w:lang w:eastAsia="ar-SA"/>
        </w:rPr>
        <w:t xml:space="preserve"> руб</w:t>
      </w:r>
      <w:r w:rsidRPr="00D54C89">
        <w:rPr>
          <w:rFonts w:eastAsia="Times New Roman"/>
          <w:color w:val="000000"/>
          <w:szCs w:val="28"/>
          <w:lang w:eastAsia="ar-SA"/>
        </w:rPr>
        <w:t>.</w:t>
      </w:r>
      <m:oMath>
        <m:r>
          <w:rPr>
            <w:rFonts w:ascii="Cambria Math" w:eastAsia="Times New Roman" w:hAnsi="Cambria Math"/>
            <w:color w:val="000000"/>
            <w:szCs w:val="28"/>
          </w:rPr>
          <m:t>×</m:t>
        </m:r>
      </m:oMath>
      <w:r w:rsidRPr="00121BC6">
        <w:rPr>
          <w:rFonts w:eastAsia="Times New Roman"/>
          <w:color w:val="000000"/>
          <w:szCs w:val="28"/>
        </w:rPr>
        <w:t xml:space="preserve"> </w:t>
      </w:r>
      <w:r w:rsidRPr="00AA2475">
        <w:rPr>
          <w:rFonts w:eastAsia="Times New Roman"/>
          <w:color w:val="000000"/>
          <w:szCs w:val="28"/>
        </w:rPr>
        <w:t>1</w:t>
      </w:r>
      <w:r w:rsidRPr="00D54C89">
        <w:rPr>
          <w:rFonts w:eastAsia="Times New Roman"/>
          <w:color w:val="000000"/>
          <w:szCs w:val="28"/>
        </w:rPr>
        <w:t>,16</w:t>
      </w:r>
      <w:r w:rsidRPr="00121BC6">
        <w:rPr>
          <w:rFonts w:eastAsia="Times New Roman"/>
          <w:color w:val="000000"/>
          <w:szCs w:val="28"/>
        </w:rPr>
        <w:t xml:space="preserve">% </w:t>
      </w:r>
      <m:oMath>
        <m:r>
          <w:rPr>
            <w:rFonts w:ascii="Cambria Math" w:eastAsia="Times New Roman" w:hAnsi="Cambria Math"/>
            <w:color w:val="000000"/>
            <w:szCs w:val="28"/>
          </w:rPr>
          <m:t>=</m:t>
        </m:r>
      </m:oMath>
      <w:r w:rsidRPr="00121BC6"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>116 руб.</w:t>
      </w:r>
    </w:p>
    <w:p w14:paraId="1EA25CA8" w14:textId="2D744ACE" w:rsidR="001509BE" w:rsidRDefault="001509BE" w:rsidP="001509BE">
      <w:pPr>
        <w:pStyle w:val="afff3"/>
      </w:pPr>
      <w:r w:rsidRPr="00121BC6">
        <w:br/>
        <w:t xml:space="preserve">Сумма амортизации, включаемая в расходы на весь проект: </w:t>
      </w:r>
      <w:r>
        <w:t xml:space="preserve">469 </w:t>
      </w:r>
      <w:r w:rsidRPr="00121BC6">
        <w:t xml:space="preserve">руб. </w:t>
      </w:r>
      <m:oMath>
        <m:r>
          <w:rPr>
            <w:rFonts w:ascii="Cambria Math" w:hAnsi="Cambria Math"/>
          </w:rPr>
          <m:t>×</m:t>
        </m:r>
      </m:oMath>
      <w:r w:rsidRPr="00121BC6">
        <w:t xml:space="preserve"> </w:t>
      </w:r>
      <w:r w:rsidRPr="00175ECA">
        <w:t>8</w:t>
      </w:r>
      <w:r w:rsidRPr="00121BC6">
        <w:t xml:space="preserve"> мес. = </w:t>
      </w:r>
      <w:r>
        <w:t>3931</w:t>
      </w:r>
      <w:r w:rsidRPr="00175ECA">
        <w:t xml:space="preserve"> </w:t>
      </w:r>
      <w:r>
        <w:t xml:space="preserve">руб. Расчет основных фондов указан в таблице </w:t>
      </w:r>
      <w:r w:rsidR="00B75CB4" w:rsidRPr="00892C2D">
        <w:rPr>
          <w:lang w:val="ru-RU"/>
        </w:rPr>
        <w:t>6</w:t>
      </w:r>
      <w:r>
        <w:t>.</w:t>
      </w:r>
    </w:p>
    <w:p w14:paraId="55C95712" w14:textId="62912002" w:rsidR="001509BE" w:rsidRPr="00892C2D" w:rsidRDefault="001509BE" w:rsidP="001509BE">
      <w:pPr>
        <w:pStyle w:val="afc"/>
        <w:rPr>
          <w:lang w:val="ru-RU"/>
        </w:rPr>
      </w:pPr>
      <w:r>
        <w:br w:type="page"/>
      </w:r>
      <w:r>
        <w:lastRenderedPageBreak/>
        <w:t xml:space="preserve">Таблица </w:t>
      </w:r>
      <w:r w:rsidR="00B75CB4" w:rsidRPr="00892C2D">
        <w:rPr>
          <w:lang w:val="ru-RU"/>
        </w:rPr>
        <w:t>6</w:t>
      </w:r>
    </w:p>
    <w:p w14:paraId="281E36AA" w14:textId="77777777" w:rsidR="001509BE" w:rsidRPr="00DE36E0" w:rsidRDefault="001509BE" w:rsidP="001509BE">
      <w:pPr>
        <w:ind w:firstLine="567"/>
        <w:jc w:val="center"/>
        <w:rPr>
          <w:rFonts w:eastAsia="AR PL KaitiM GB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Расчет основных фондов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1"/>
        <w:gridCol w:w="1819"/>
        <w:gridCol w:w="1443"/>
        <w:gridCol w:w="1740"/>
        <w:gridCol w:w="2605"/>
      </w:tblGrid>
      <w:tr w:rsidR="001509BE" w:rsidRPr="00E96413" w14:paraId="5088531E" w14:textId="77777777" w:rsidTr="0000185F">
        <w:trPr>
          <w:trHeight w:val="616"/>
        </w:trPr>
        <w:tc>
          <w:tcPr>
            <w:tcW w:w="2240" w:type="dxa"/>
            <w:shd w:val="clear" w:color="auto" w:fill="auto"/>
            <w:vAlign w:val="center"/>
          </w:tcPr>
          <w:p w14:paraId="2A23EB88" w14:textId="77777777" w:rsidR="001509BE" w:rsidRPr="00E96413" w:rsidRDefault="001509BE" w:rsidP="00B75CB4">
            <w:pPr>
              <w:pStyle w:val="affff8"/>
            </w:pPr>
            <w:r w:rsidRPr="00E96413">
              <w:t>Наименование</w:t>
            </w:r>
          </w:p>
          <w:p w14:paraId="3F0F76BB" w14:textId="77777777" w:rsidR="001509BE" w:rsidRPr="00E96413" w:rsidRDefault="001509BE" w:rsidP="00B75CB4">
            <w:pPr>
              <w:pStyle w:val="affff8"/>
            </w:pPr>
            <w:r w:rsidRPr="00E96413">
              <w:t>оборудования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4F4AB1DC" w14:textId="77777777" w:rsidR="001509BE" w:rsidRPr="00E96413" w:rsidRDefault="001509BE" w:rsidP="00B75CB4">
            <w:pPr>
              <w:pStyle w:val="affff8"/>
            </w:pPr>
            <w:r w:rsidRPr="00E96413">
              <w:t>Первоначальная стоимость, руб.</w:t>
            </w:r>
          </w:p>
        </w:tc>
        <w:tc>
          <w:tcPr>
            <w:tcW w:w="1591" w:type="dxa"/>
            <w:shd w:val="clear" w:color="auto" w:fill="auto"/>
            <w:vAlign w:val="center"/>
          </w:tcPr>
          <w:p w14:paraId="7F961B29" w14:textId="77777777" w:rsidR="001509BE" w:rsidRPr="00E96413" w:rsidRDefault="001509BE" w:rsidP="00B75CB4">
            <w:pPr>
              <w:pStyle w:val="affff8"/>
            </w:pPr>
            <w:r w:rsidRPr="00E96413">
              <w:t>Срок полезного использования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3C9CF6B8" w14:textId="77777777" w:rsidR="001509BE" w:rsidRPr="00E96413" w:rsidRDefault="001509BE" w:rsidP="00B75CB4">
            <w:pPr>
              <w:pStyle w:val="affff8"/>
            </w:pPr>
            <w:r w:rsidRPr="00E96413">
              <w:t xml:space="preserve">Фактический срок использования 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6CB1D060" w14:textId="77777777" w:rsidR="001509BE" w:rsidRPr="00E96413" w:rsidRDefault="001509BE" w:rsidP="00B75CB4">
            <w:pPr>
              <w:pStyle w:val="affff8"/>
            </w:pPr>
            <w:r w:rsidRPr="00E96413">
              <w:t xml:space="preserve">Стоимость оборудования </w:t>
            </w:r>
          </w:p>
          <w:p w14:paraId="7C93E36A" w14:textId="77777777" w:rsidR="001509BE" w:rsidRPr="00E96413" w:rsidRDefault="001509BE" w:rsidP="00B75CB4">
            <w:pPr>
              <w:pStyle w:val="affff8"/>
            </w:pPr>
            <w:r w:rsidRPr="00E96413">
              <w:t>(амортизация), руб.</w:t>
            </w:r>
          </w:p>
        </w:tc>
      </w:tr>
      <w:tr w:rsidR="001509BE" w:rsidRPr="00E96413" w14:paraId="6ED9E055" w14:textId="77777777" w:rsidTr="0000185F">
        <w:trPr>
          <w:trHeight w:val="196"/>
        </w:trPr>
        <w:tc>
          <w:tcPr>
            <w:tcW w:w="2240" w:type="dxa"/>
            <w:shd w:val="clear" w:color="auto" w:fill="auto"/>
          </w:tcPr>
          <w:p w14:paraId="18E9783F" w14:textId="77777777" w:rsidR="001509BE" w:rsidRPr="00E96413" w:rsidRDefault="001509BE" w:rsidP="00B75CB4">
            <w:pPr>
              <w:pStyle w:val="affff8"/>
              <w:rPr>
                <w:lang w:val="en-US"/>
              </w:rPr>
            </w:pPr>
            <w:r w:rsidRPr="00E96413">
              <w:t xml:space="preserve">Компьютер </w:t>
            </w:r>
            <w:r w:rsidRPr="00E96413">
              <w:rPr>
                <w:lang w:val="en-US"/>
              </w:rPr>
              <w:t>Dell Inspiron Desktop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4FB6D444" w14:textId="77777777" w:rsidR="001509BE" w:rsidRPr="00E96413" w:rsidRDefault="001509BE" w:rsidP="0000185F">
            <w:pPr>
              <w:pStyle w:val="affff8"/>
              <w:jc w:val="center"/>
              <w:rPr>
                <w:lang w:val="en-US"/>
              </w:rPr>
            </w:pPr>
            <w:r w:rsidRPr="00E96413">
              <w:rPr>
                <w:lang w:val="en-US"/>
              </w:rPr>
              <w:t>40425</w:t>
            </w:r>
          </w:p>
        </w:tc>
        <w:tc>
          <w:tcPr>
            <w:tcW w:w="1591" w:type="dxa"/>
            <w:shd w:val="clear" w:color="auto" w:fill="auto"/>
          </w:tcPr>
          <w:p w14:paraId="33FA0434" w14:textId="77777777" w:rsidR="001509BE" w:rsidRPr="00E96413" w:rsidRDefault="001509BE" w:rsidP="00B75CB4">
            <w:pPr>
              <w:pStyle w:val="affff8"/>
            </w:pPr>
            <w:r w:rsidRPr="00E96413">
              <w:rPr>
                <w:lang w:val="en-US"/>
              </w:rPr>
              <w:t>86</w:t>
            </w:r>
            <w:r w:rsidRPr="00E96413">
              <w:t xml:space="preserve"> месяцев</w:t>
            </w:r>
          </w:p>
        </w:tc>
        <w:tc>
          <w:tcPr>
            <w:tcW w:w="1924" w:type="dxa"/>
            <w:shd w:val="clear" w:color="auto" w:fill="auto"/>
          </w:tcPr>
          <w:p w14:paraId="19800E04" w14:textId="77777777" w:rsidR="001509BE" w:rsidRPr="00E96413" w:rsidRDefault="001509BE" w:rsidP="00B75CB4">
            <w:pPr>
              <w:pStyle w:val="affff8"/>
            </w:pPr>
            <w:r w:rsidRPr="00E96413">
              <w:t>8 месяцев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60A68219" w14:textId="77777777" w:rsidR="001509BE" w:rsidRPr="00E96413" w:rsidRDefault="001509BE" w:rsidP="0000185F">
            <w:pPr>
              <w:pStyle w:val="affff8"/>
              <w:jc w:val="center"/>
              <w:rPr>
                <w:lang w:val="en-US"/>
              </w:rPr>
            </w:pPr>
            <w:r w:rsidRPr="00E96413">
              <w:t>3751</w:t>
            </w:r>
          </w:p>
        </w:tc>
      </w:tr>
      <w:tr w:rsidR="001509BE" w:rsidRPr="00E96413" w14:paraId="3537944F" w14:textId="77777777" w:rsidTr="0000185F">
        <w:trPr>
          <w:trHeight w:val="196"/>
        </w:trPr>
        <w:tc>
          <w:tcPr>
            <w:tcW w:w="2240" w:type="dxa"/>
            <w:shd w:val="clear" w:color="auto" w:fill="auto"/>
          </w:tcPr>
          <w:p w14:paraId="37800242" w14:textId="77777777" w:rsidR="001509BE" w:rsidRPr="00E96413" w:rsidRDefault="001509BE" w:rsidP="00B75CB4">
            <w:pPr>
              <w:pStyle w:val="affff8"/>
            </w:pPr>
            <w:r w:rsidRPr="00E96413">
              <w:t>Стол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44E36EAD" w14:textId="77777777" w:rsidR="001509BE" w:rsidRPr="00E96413" w:rsidRDefault="001509BE" w:rsidP="0000185F">
            <w:pPr>
              <w:pStyle w:val="affff8"/>
              <w:jc w:val="center"/>
              <w:rPr>
                <w:lang w:val="en-US"/>
              </w:rPr>
            </w:pPr>
            <w:r w:rsidRPr="00E96413">
              <w:rPr>
                <w:lang w:val="en-US"/>
              </w:rPr>
              <w:t>10000</w:t>
            </w:r>
          </w:p>
        </w:tc>
        <w:tc>
          <w:tcPr>
            <w:tcW w:w="1591" w:type="dxa"/>
            <w:shd w:val="clear" w:color="auto" w:fill="auto"/>
          </w:tcPr>
          <w:p w14:paraId="6419AE60" w14:textId="77777777" w:rsidR="001509BE" w:rsidRPr="00E96413" w:rsidRDefault="001509BE" w:rsidP="00B75CB4">
            <w:pPr>
              <w:pStyle w:val="affff8"/>
            </w:pPr>
            <w:r w:rsidRPr="00E96413">
              <w:t>86 месяцев</w:t>
            </w:r>
          </w:p>
        </w:tc>
        <w:tc>
          <w:tcPr>
            <w:tcW w:w="1924" w:type="dxa"/>
            <w:shd w:val="clear" w:color="auto" w:fill="auto"/>
          </w:tcPr>
          <w:p w14:paraId="4843764F" w14:textId="77777777" w:rsidR="001509BE" w:rsidRPr="00E96413" w:rsidRDefault="001509BE" w:rsidP="00B75CB4">
            <w:pPr>
              <w:pStyle w:val="affff8"/>
            </w:pPr>
            <w:r w:rsidRPr="00E96413">
              <w:t>8 месяцев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5F1EA1F1" w14:textId="77777777" w:rsidR="001509BE" w:rsidRPr="00E96413" w:rsidRDefault="001509BE" w:rsidP="0000185F">
            <w:pPr>
              <w:pStyle w:val="affff8"/>
              <w:jc w:val="center"/>
              <w:rPr>
                <w:lang w:val="en-US"/>
              </w:rPr>
            </w:pPr>
            <w:r w:rsidRPr="00E96413">
              <w:rPr>
                <w:lang w:val="en-US"/>
              </w:rPr>
              <w:t>116</w:t>
            </w:r>
          </w:p>
        </w:tc>
      </w:tr>
      <w:tr w:rsidR="001509BE" w:rsidRPr="00E96413" w14:paraId="654A67CF" w14:textId="77777777" w:rsidTr="0000185F">
        <w:trPr>
          <w:trHeight w:val="196"/>
        </w:trPr>
        <w:tc>
          <w:tcPr>
            <w:tcW w:w="2240" w:type="dxa"/>
            <w:shd w:val="clear" w:color="auto" w:fill="auto"/>
          </w:tcPr>
          <w:p w14:paraId="30417AE9" w14:textId="77777777" w:rsidR="001509BE" w:rsidRPr="00E96413" w:rsidRDefault="001509BE" w:rsidP="00B75CB4">
            <w:pPr>
              <w:pStyle w:val="affff8"/>
            </w:pPr>
            <w:r w:rsidRPr="00E96413">
              <w:t>Стул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5B14F8D0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5500</w:t>
            </w:r>
          </w:p>
        </w:tc>
        <w:tc>
          <w:tcPr>
            <w:tcW w:w="1591" w:type="dxa"/>
            <w:shd w:val="clear" w:color="auto" w:fill="auto"/>
          </w:tcPr>
          <w:p w14:paraId="4E9A17EE" w14:textId="77777777" w:rsidR="001509BE" w:rsidRPr="00E96413" w:rsidRDefault="001509BE" w:rsidP="00B75CB4">
            <w:pPr>
              <w:pStyle w:val="affff8"/>
            </w:pPr>
            <w:r w:rsidRPr="00E96413">
              <w:t>86 месяцев</w:t>
            </w:r>
          </w:p>
        </w:tc>
        <w:tc>
          <w:tcPr>
            <w:tcW w:w="1924" w:type="dxa"/>
            <w:shd w:val="clear" w:color="auto" w:fill="auto"/>
          </w:tcPr>
          <w:p w14:paraId="0894F389" w14:textId="77777777" w:rsidR="001509BE" w:rsidRPr="00E96413" w:rsidRDefault="001509BE" w:rsidP="00B75CB4">
            <w:pPr>
              <w:pStyle w:val="affff8"/>
            </w:pPr>
            <w:r w:rsidRPr="00E96413">
              <w:t>8 месяцев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554F7BBA" w14:textId="77777777" w:rsidR="001509BE" w:rsidRPr="00E96413" w:rsidRDefault="001509BE" w:rsidP="0000185F">
            <w:pPr>
              <w:pStyle w:val="affff8"/>
              <w:jc w:val="center"/>
              <w:rPr>
                <w:lang w:val="en-US"/>
              </w:rPr>
            </w:pPr>
            <w:r w:rsidRPr="00E96413">
              <w:rPr>
                <w:lang w:val="en-US"/>
              </w:rPr>
              <w:t>64</w:t>
            </w:r>
          </w:p>
        </w:tc>
      </w:tr>
      <w:tr w:rsidR="001509BE" w:rsidRPr="00E96413" w14:paraId="1A1FD978" w14:textId="77777777" w:rsidTr="0000185F">
        <w:trPr>
          <w:trHeight w:val="196"/>
        </w:trPr>
        <w:tc>
          <w:tcPr>
            <w:tcW w:w="2240" w:type="dxa"/>
            <w:shd w:val="clear" w:color="auto" w:fill="auto"/>
          </w:tcPr>
          <w:p w14:paraId="727D56D9" w14:textId="77777777" w:rsidR="001509BE" w:rsidRPr="00E96413" w:rsidRDefault="001509BE" w:rsidP="00B75CB4">
            <w:pPr>
              <w:pStyle w:val="affff8"/>
            </w:pPr>
            <w:r w:rsidRPr="00E96413">
              <w:t>Итого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4D79BD30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55925</w:t>
            </w:r>
          </w:p>
        </w:tc>
        <w:tc>
          <w:tcPr>
            <w:tcW w:w="1591" w:type="dxa"/>
            <w:shd w:val="clear" w:color="auto" w:fill="auto"/>
          </w:tcPr>
          <w:p w14:paraId="525BCC1A" w14:textId="77777777" w:rsidR="001509BE" w:rsidRPr="00E96413" w:rsidRDefault="001509BE" w:rsidP="00B75CB4">
            <w:pPr>
              <w:pStyle w:val="affff8"/>
            </w:pPr>
            <w:r w:rsidRPr="00E96413">
              <w:t>86 месяцев</w:t>
            </w:r>
          </w:p>
        </w:tc>
        <w:tc>
          <w:tcPr>
            <w:tcW w:w="1924" w:type="dxa"/>
            <w:shd w:val="clear" w:color="auto" w:fill="auto"/>
          </w:tcPr>
          <w:p w14:paraId="26B1F057" w14:textId="77777777" w:rsidR="001509BE" w:rsidRPr="00E96413" w:rsidRDefault="001509BE" w:rsidP="00B75CB4">
            <w:pPr>
              <w:pStyle w:val="affff8"/>
            </w:pPr>
            <w:r w:rsidRPr="00E96413">
              <w:t>8 месяцев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135E0CDB" w14:textId="77777777" w:rsidR="001509BE" w:rsidRPr="00E96413" w:rsidRDefault="001509BE" w:rsidP="0000185F">
            <w:pPr>
              <w:pStyle w:val="affff8"/>
              <w:jc w:val="center"/>
              <w:rPr>
                <w:lang w:val="en-US"/>
              </w:rPr>
            </w:pPr>
            <w:r w:rsidRPr="00E96413">
              <w:rPr>
                <w:lang w:val="en-US"/>
              </w:rPr>
              <w:t>3931</w:t>
            </w:r>
          </w:p>
        </w:tc>
      </w:tr>
    </w:tbl>
    <w:p w14:paraId="52E69501" w14:textId="77777777" w:rsidR="001509BE" w:rsidRDefault="001509BE" w:rsidP="001509BE">
      <w:pPr>
        <w:ind w:firstLine="567"/>
        <w:rPr>
          <w:rFonts w:eastAsia="Times New Roman"/>
          <w:color w:val="000000"/>
          <w:szCs w:val="28"/>
        </w:rPr>
      </w:pPr>
    </w:p>
    <w:p w14:paraId="72EF1AFB" w14:textId="77777777" w:rsidR="001509BE" w:rsidRPr="00536A60" w:rsidRDefault="001509BE" w:rsidP="00B05EDA">
      <w:pPr>
        <w:pStyle w:val="36"/>
        <w:numPr>
          <w:ilvl w:val="2"/>
          <w:numId w:val="4"/>
        </w:numPr>
      </w:pPr>
      <w:bookmarkStart w:id="489" w:name="_Toc437952947"/>
      <w:bookmarkStart w:id="490" w:name="_Toc453256161"/>
      <w:r w:rsidRPr="00536A60">
        <w:t>Расчет фонда оплаты труда</w:t>
      </w:r>
      <w:bookmarkEnd w:id="489"/>
      <w:bookmarkEnd w:id="490"/>
    </w:p>
    <w:p w14:paraId="59EB044C" w14:textId="77777777" w:rsidR="001509BE" w:rsidRPr="00121BC6" w:rsidRDefault="001509BE" w:rsidP="001509BE">
      <w:pPr>
        <w:pStyle w:val="afff3"/>
      </w:pPr>
      <w:r w:rsidRPr="00121BC6">
        <w:t>Основная заработная плата разработчи</w:t>
      </w:r>
      <w:r>
        <w:t>ков рассчитывается по формуле (5</w:t>
      </w:r>
      <w:r w:rsidRPr="00121BC6">
        <w:t>).</w:t>
      </w:r>
    </w:p>
    <w:p w14:paraId="2810ADDB" w14:textId="77777777" w:rsidR="001509BE" w:rsidRPr="00121BC6" w:rsidRDefault="001509BE" w:rsidP="00AE4B44">
      <w:pPr>
        <w:pStyle w:val="afffff2"/>
        <w:tabs>
          <w:tab w:val="clear" w:pos="7230"/>
          <w:tab w:val="clear" w:pos="7686"/>
          <w:tab w:val="clear" w:pos="8080"/>
          <w:tab w:val="clear" w:pos="8222"/>
          <w:tab w:val="clear" w:pos="8789"/>
          <w:tab w:val="left" w:pos="8505"/>
        </w:tabs>
        <w:rPr>
          <w:rFonts w:ascii="Cambria Math" w:hAnsi="Cambria Math"/>
        </w:rPr>
      </w:pPr>
      <w:r w:rsidRPr="00121BC6">
        <w:t>З</w:t>
      </w:r>
      <w:r w:rsidRPr="00121BC6">
        <w:rPr>
          <w:vertAlign w:val="subscript"/>
        </w:rPr>
        <w:t>о</w:t>
      </w:r>
      <w:r w:rsidRPr="00121BC6">
        <w:t xml:space="preserve"> = З</w:t>
      </w:r>
      <w:r w:rsidRPr="00121BC6">
        <w:rPr>
          <w:vertAlign w:val="subscript"/>
        </w:rPr>
        <w:t>ср</w:t>
      </w:r>
      <m:oMath>
        <m:r>
          <w:rPr>
            <w:rFonts w:ascii="Cambria Math" w:hAnsi="Cambria Math"/>
          </w:rPr>
          <m:t xml:space="preserve"> ×</m:t>
        </m:r>
      </m:oMath>
      <w:r w:rsidRPr="00121BC6">
        <w:t xml:space="preserve"> </w:t>
      </w:r>
      <w:r w:rsidRPr="00121BC6">
        <w:rPr>
          <w:lang w:val="en-US"/>
        </w:rPr>
        <w:t>P</w:t>
      </w:r>
      <w:r w:rsidRPr="00121BC6">
        <w:t>,</w:t>
      </w:r>
      <w:r w:rsidRPr="00536A60">
        <w:rPr>
          <w:sz w:val="28"/>
        </w:rPr>
        <w:t xml:space="preserve"> где</w:t>
      </w:r>
      <w:r>
        <w:rPr>
          <w:rFonts w:ascii="Cambria Math" w:hAnsi="Cambria Math"/>
        </w:rPr>
        <w:tab/>
      </w:r>
      <w:r w:rsidRPr="00536A60">
        <w:rPr>
          <w:sz w:val="28"/>
        </w:rPr>
        <w:t>(5)</w:t>
      </w:r>
    </w:p>
    <w:p w14:paraId="22EA60A9" w14:textId="6B3587A2" w:rsidR="001509BE" w:rsidRPr="00121BC6" w:rsidRDefault="001509BE" w:rsidP="001509BE">
      <w:pPr>
        <w:pStyle w:val="afff3"/>
      </w:pPr>
      <w:r w:rsidRPr="00121BC6">
        <w:t>З</w:t>
      </w:r>
      <w:r w:rsidRPr="00121BC6">
        <w:rPr>
          <w:vertAlign w:val="subscript"/>
        </w:rPr>
        <w:t>о</w:t>
      </w:r>
      <w:r w:rsidRPr="00121BC6">
        <w:rPr>
          <w:rFonts w:ascii="Cambria Math" w:hAnsi="Cambria Math"/>
          <w:vertAlign w:val="subscript"/>
        </w:rPr>
        <w:t xml:space="preserve"> </w:t>
      </w:r>
      <w:r w:rsidR="00615857">
        <w:t>– основная заработная плата</w:t>
      </w:r>
      <w:r w:rsidR="00615857" w:rsidRPr="00615857">
        <w:rPr>
          <w:lang w:val="ru-RU"/>
        </w:rPr>
        <w:t>;</w:t>
      </w:r>
    </w:p>
    <w:p w14:paraId="148AEC6B" w14:textId="0AB402C0" w:rsidR="001509BE" w:rsidRPr="00121BC6" w:rsidRDefault="001509BE" w:rsidP="001509BE">
      <w:pPr>
        <w:pStyle w:val="afff3"/>
      </w:pPr>
      <w:r w:rsidRPr="00121BC6">
        <w:t>З</w:t>
      </w:r>
      <w:r w:rsidRPr="00121BC6">
        <w:rPr>
          <w:vertAlign w:val="subscript"/>
        </w:rPr>
        <w:t>ср</w:t>
      </w:r>
      <m:oMath>
        <m:r>
          <w:rPr>
            <w:rFonts w:ascii="Cambria Math" w:hAnsi="Cambria Math"/>
          </w:rPr>
          <m:t xml:space="preserve"> </m:t>
        </m:r>
      </m:oMath>
      <w:r w:rsidRPr="00121BC6">
        <w:rPr>
          <w:b/>
        </w:rPr>
        <w:t xml:space="preserve">– </w:t>
      </w:r>
      <w:r w:rsidRPr="00121BC6">
        <w:t>среднечасовая зара</w:t>
      </w:r>
      <w:r>
        <w:t>ботная</w:t>
      </w:r>
      <w:r w:rsidR="00615857">
        <w:t xml:space="preserve"> плата работника в рублях</w:t>
      </w:r>
      <w:r w:rsidR="00615857" w:rsidRPr="00615857">
        <w:rPr>
          <w:lang w:val="ru-RU"/>
        </w:rPr>
        <w:t>;</w:t>
      </w:r>
    </w:p>
    <w:p w14:paraId="309C811D" w14:textId="77777777" w:rsidR="001509BE" w:rsidRPr="00121BC6" w:rsidRDefault="001509BE" w:rsidP="001509BE">
      <w:pPr>
        <w:pStyle w:val="afff3"/>
      </w:pPr>
      <w:r w:rsidRPr="00121BC6">
        <w:rPr>
          <w:lang w:val="en-US"/>
        </w:rPr>
        <w:t>P</w:t>
      </w:r>
      <w:r w:rsidRPr="00121BC6">
        <w:t xml:space="preserve"> – продолжительность работы, выполняемой работником, в часах.</w:t>
      </w:r>
    </w:p>
    <w:p w14:paraId="7F1210DF" w14:textId="77777777" w:rsidR="001509BE" w:rsidRPr="00121BC6" w:rsidRDefault="001509BE" w:rsidP="001509BE">
      <w:pPr>
        <w:pStyle w:val="afff3"/>
      </w:pPr>
      <w:r w:rsidRPr="00121BC6">
        <w:t>В настоящем проекте задействованы три категории работников, для которых установлена следующая заработная плата:</w:t>
      </w:r>
    </w:p>
    <w:p w14:paraId="731E24F5" w14:textId="77777777" w:rsidR="001509BE" w:rsidRPr="00121BC6" w:rsidRDefault="001509BE" w:rsidP="001509BE">
      <w:pPr>
        <w:pStyle w:val="afff3"/>
      </w:pPr>
      <w:r w:rsidRPr="00121BC6">
        <w:t xml:space="preserve">руководитель проекта – </w:t>
      </w:r>
      <w:r>
        <w:t>40</w:t>
      </w:r>
      <w:r w:rsidRPr="00121BC6">
        <w:t xml:space="preserve"> 000 руб. в месяц;</w:t>
      </w:r>
    </w:p>
    <w:p w14:paraId="667CC536" w14:textId="77777777" w:rsidR="001509BE" w:rsidRPr="00121BC6" w:rsidRDefault="001509BE" w:rsidP="001509BE">
      <w:pPr>
        <w:pStyle w:val="afff3"/>
      </w:pPr>
      <w:r w:rsidRPr="00121BC6">
        <w:t xml:space="preserve">разработчик – </w:t>
      </w:r>
      <w:r>
        <w:t>30</w:t>
      </w:r>
      <w:r w:rsidRPr="00121BC6">
        <w:t xml:space="preserve"> 000 руб. в месяц;</w:t>
      </w:r>
    </w:p>
    <w:p w14:paraId="5BA68C58" w14:textId="77777777" w:rsidR="001509BE" w:rsidRPr="00121BC6" w:rsidRDefault="001509BE" w:rsidP="001509BE">
      <w:pPr>
        <w:pStyle w:val="afff3"/>
      </w:pPr>
      <w:r w:rsidRPr="00121BC6">
        <w:t xml:space="preserve">консультант – </w:t>
      </w:r>
      <w:r>
        <w:t>18</w:t>
      </w:r>
      <w:r w:rsidRPr="00121BC6">
        <w:t xml:space="preserve"> 000 руб. в месяц.</w:t>
      </w:r>
    </w:p>
    <w:p w14:paraId="1F63031B" w14:textId="77777777" w:rsidR="001509BE" w:rsidRPr="00121BC6" w:rsidRDefault="001509BE" w:rsidP="001509BE">
      <w:pPr>
        <w:pStyle w:val="afff3"/>
        <w:rPr>
          <w:color w:val="000000"/>
        </w:rPr>
      </w:pPr>
      <w:r w:rsidRPr="00121BC6">
        <w:rPr>
          <w:color w:val="000000"/>
        </w:rPr>
        <w:t>В соответствии с ТК РФ при пятидневном режиме работы в неделю продолжительность рабочего дня составляет 8 часов, среднее количество рабочих дней в месяце – 23. Заработная плата составит:</w:t>
      </w:r>
    </w:p>
    <w:p w14:paraId="347AF54E" w14:textId="77777777" w:rsidR="001509BE" w:rsidRPr="00121BC6" w:rsidRDefault="00892C2D" w:rsidP="001509BE">
      <w:pPr>
        <w:pStyle w:val="affffe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ср1</m:t>
            </m:r>
          </m:sub>
        </m:sSub>
      </m:oMath>
      <w:r w:rsidR="001509BE">
        <w:rPr>
          <w:rFonts w:eastAsia="Calibri"/>
          <w:lang w:eastAsia="ar-SA"/>
        </w:rPr>
        <w:t>= 4</w:t>
      </w:r>
      <w:r w:rsidR="001509BE" w:rsidRPr="00121BC6">
        <w:rPr>
          <w:rFonts w:eastAsia="Calibri"/>
          <w:lang w:eastAsia="ar-SA"/>
        </w:rPr>
        <w:t xml:space="preserve">0 000/(8*23) </w:t>
      </w:r>
      <w:r w:rsidR="001509BE" w:rsidRPr="00121BC6">
        <w:rPr>
          <w:rFonts w:eastAsia="Calibri"/>
          <w:lang w:eastAsia="ar-SA"/>
        </w:rPr>
        <w:sym w:font="Symbol" w:char="F07E"/>
      </w:r>
      <w:r w:rsidR="001509BE">
        <w:rPr>
          <w:rFonts w:eastAsia="Calibri"/>
          <w:lang w:eastAsia="ar-SA"/>
        </w:rPr>
        <w:t xml:space="preserve"> 217 руб./час – для руководителя.</w:t>
      </w:r>
    </w:p>
    <w:p w14:paraId="6C218AA6" w14:textId="77777777" w:rsidR="001509BE" w:rsidRPr="00121BC6" w:rsidRDefault="00892C2D" w:rsidP="001509BE">
      <w:pPr>
        <w:pStyle w:val="affffe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ср2</m:t>
            </m:r>
          </m:sub>
        </m:sSub>
      </m:oMath>
      <w:r w:rsidR="001509BE">
        <w:rPr>
          <w:rFonts w:eastAsia="Calibri"/>
          <w:lang w:eastAsia="ar-SA"/>
        </w:rPr>
        <w:t>= 30</w:t>
      </w:r>
      <w:r w:rsidR="001509BE" w:rsidRPr="00121BC6">
        <w:rPr>
          <w:rFonts w:eastAsia="Calibri"/>
          <w:lang w:eastAsia="ar-SA"/>
        </w:rPr>
        <w:t xml:space="preserve"> 000/(8*23) </w:t>
      </w:r>
      <w:r w:rsidR="001509BE" w:rsidRPr="00121BC6">
        <w:rPr>
          <w:rFonts w:eastAsia="Calibri"/>
          <w:lang w:eastAsia="ar-SA"/>
        </w:rPr>
        <w:sym w:font="Symbol" w:char="F07E"/>
      </w:r>
      <w:r w:rsidR="001509BE">
        <w:rPr>
          <w:rFonts w:eastAsia="Calibri"/>
          <w:lang w:eastAsia="ar-SA"/>
        </w:rPr>
        <w:t xml:space="preserve"> 163 руб./час – для разработчика.</w:t>
      </w:r>
    </w:p>
    <w:p w14:paraId="5DD0EFEC" w14:textId="77777777" w:rsidR="001509BE" w:rsidRPr="00121BC6" w:rsidRDefault="00892C2D" w:rsidP="001509BE">
      <w:pPr>
        <w:pStyle w:val="affffe"/>
        <w:jc w:val="center"/>
        <w:rPr>
          <w:lang w:eastAsia="ar-S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ср3</m:t>
            </m:r>
          </m:sub>
        </m:sSub>
      </m:oMath>
      <w:r w:rsidR="001509BE">
        <w:rPr>
          <w:rFonts w:eastAsia="Calibri"/>
          <w:lang w:eastAsia="ar-SA"/>
        </w:rPr>
        <w:t>= 18</w:t>
      </w:r>
      <w:r w:rsidR="001509BE" w:rsidRPr="00121BC6">
        <w:rPr>
          <w:rFonts w:eastAsia="Calibri"/>
          <w:lang w:eastAsia="ar-SA"/>
        </w:rPr>
        <w:t xml:space="preserve"> 000/(8*23) </w:t>
      </w:r>
      <w:r w:rsidR="001509BE" w:rsidRPr="00121BC6">
        <w:rPr>
          <w:rFonts w:eastAsia="Calibri"/>
          <w:lang w:eastAsia="ar-SA"/>
        </w:rPr>
        <w:sym w:font="Symbol" w:char="F07E"/>
      </w:r>
      <w:r w:rsidR="001509BE">
        <w:rPr>
          <w:rFonts w:eastAsia="Calibri"/>
          <w:lang w:eastAsia="ar-SA"/>
        </w:rPr>
        <w:t xml:space="preserve"> 98</w:t>
      </w:r>
      <w:r w:rsidR="001509BE" w:rsidRPr="00121BC6">
        <w:rPr>
          <w:rFonts w:eastAsia="Calibri"/>
          <w:lang w:eastAsia="ar-SA"/>
        </w:rPr>
        <w:t xml:space="preserve"> руб./час – для консультанта.</w:t>
      </w:r>
    </w:p>
    <w:p w14:paraId="3391270C" w14:textId="77777777" w:rsidR="001509BE" w:rsidRPr="00924E85" w:rsidRDefault="001509BE" w:rsidP="001509BE">
      <w:pPr>
        <w:pStyle w:val="a4"/>
      </w:pPr>
      <w:r>
        <w:t>р</w:t>
      </w:r>
      <w:r w:rsidRPr="00924E85">
        <w:t xml:space="preserve">уководитель проекта: 217 руб./час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>
        <w:t xml:space="preserve"> 32 час</w:t>
      </w:r>
      <w:r w:rsidRPr="00924E85">
        <w:t xml:space="preserve"> = </w:t>
      </w:r>
      <w:r w:rsidRPr="00520DC1">
        <w:t>6944</w:t>
      </w:r>
      <w:r w:rsidRPr="00924E85">
        <w:t xml:space="preserve"> руб.</w:t>
      </w:r>
      <w:r>
        <w:t>;</w:t>
      </w:r>
    </w:p>
    <w:p w14:paraId="6293C9EE" w14:textId="77777777" w:rsidR="001509BE" w:rsidRPr="00121BC6" w:rsidRDefault="001509BE" w:rsidP="001509BE">
      <w:pPr>
        <w:pStyle w:val="a4"/>
      </w:pPr>
      <w:r>
        <w:t>разработчик: 163</w:t>
      </w:r>
      <w:r w:rsidRPr="00121BC6">
        <w:t xml:space="preserve"> руб./час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>
        <w:t xml:space="preserve"> 2</w:t>
      </w:r>
      <w:r w:rsidRPr="00E72540">
        <w:t>18</w:t>
      </w:r>
      <w:r w:rsidRPr="00121BC6">
        <w:t xml:space="preserve"> час. = </w:t>
      </w:r>
      <w:r w:rsidRPr="00E72540">
        <w:t>35534</w:t>
      </w:r>
      <w:r w:rsidRPr="00121BC6">
        <w:t xml:space="preserve"> руб.</w:t>
      </w:r>
      <w:r>
        <w:t>;</w:t>
      </w:r>
    </w:p>
    <w:p w14:paraId="5AB68FBE" w14:textId="77777777" w:rsidR="001509BE" w:rsidRPr="00121BC6" w:rsidRDefault="001509BE" w:rsidP="001509BE">
      <w:pPr>
        <w:pStyle w:val="a4"/>
      </w:pPr>
      <w:r>
        <w:lastRenderedPageBreak/>
        <w:t>к</w:t>
      </w:r>
      <w:r w:rsidRPr="00121BC6">
        <w:t xml:space="preserve">онсультант по обоснованию: </w:t>
      </w:r>
      <w:r>
        <w:t>98</w:t>
      </w:r>
      <w:r w:rsidRPr="00121BC6">
        <w:t xml:space="preserve"> руб./час </w:t>
      </w:r>
      <m:oMath>
        <m:r>
          <w:rPr>
            <w:rFonts w:ascii="Cambria Math" w:hAnsi="Cambria Math"/>
          </w:rPr>
          <m:t>×</m:t>
        </m:r>
      </m:oMath>
      <w:r>
        <w:t>1</w:t>
      </w:r>
      <w:r w:rsidRPr="00E72540">
        <w:t>2</w:t>
      </w:r>
      <w:r w:rsidRPr="00121BC6">
        <w:t xml:space="preserve"> час. = </w:t>
      </w:r>
      <w:r>
        <w:t>1</w:t>
      </w:r>
      <w:r w:rsidRPr="008C16CA">
        <w:t>176</w:t>
      </w:r>
      <w:r w:rsidRPr="00121BC6">
        <w:t xml:space="preserve"> руб.</w:t>
      </w:r>
      <w:r>
        <w:t>;</w:t>
      </w:r>
    </w:p>
    <w:p w14:paraId="28B55586" w14:textId="77777777" w:rsidR="001509BE" w:rsidRPr="00121BC6" w:rsidRDefault="001509BE" w:rsidP="001509BE">
      <w:pPr>
        <w:pStyle w:val="a4"/>
      </w:pPr>
      <w:r>
        <w:t>к</w:t>
      </w:r>
      <w:r w:rsidRPr="00121BC6">
        <w:t xml:space="preserve">онсультант по специальной части: </w:t>
      </w:r>
      <w:r>
        <w:t>98</w:t>
      </w:r>
      <w:r w:rsidRPr="00121BC6">
        <w:t xml:space="preserve"> руб./час </w:t>
      </w:r>
      <m:oMath>
        <m:r>
          <w:rPr>
            <w:rFonts w:ascii="Cambria Math" w:hAnsi="Cambria Math"/>
          </w:rPr>
          <m:t>×</m:t>
        </m:r>
      </m:oMath>
      <w:r>
        <w:t xml:space="preserve"> </w:t>
      </w:r>
      <w:r w:rsidRPr="008C16CA">
        <w:t>12</w:t>
      </w:r>
      <w:r>
        <w:t xml:space="preserve"> час. = </w:t>
      </w:r>
      <w:r w:rsidRPr="008C16CA">
        <w:t>1176</w:t>
      </w:r>
      <w:r w:rsidRPr="00121BC6">
        <w:t xml:space="preserve"> руб.</w:t>
      </w:r>
      <w:r>
        <w:t>;</w:t>
      </w:r>
    </w:p>
    <w:p w14:paraId="4F9EC5ED" w14:textId="77777777" w:rsidR="001509BE" w:rsidRPr="00121BC6" w:rsidRDefault="001509BE" w:rsidP="001509BE">
      <w:pPr>
        <w:pStyle w:val="a4"/>
      </w:pPr>
      <w:r>
        <w:t>к</w:t>
      </w:r>
      <w:r w:rsidRPr="00121BC6">
        <w:t xml:space="preserve">онсультант по разработке ТЗ: </w:t>
      </w:r>
      <w:r>
        <w:t>98</w:t>
      </w:r>
      <w:r w:rsidRPr="00121BC6">
        <w:t xml:space="preserve"> руб./час </w:t>
      </w:r>
      <m:oMath>
        <m:r>
          <w:rPr>
            <w:rFonts w:ascii="Cambria Math" w:hAnsi="Cambria Math"/>
          </w:rPr>
          <m:t>×</m:t>
        </m:r>
      </m:oMath>
      <w:r>
        <w:t xml:space="preserve"> </w:t>
      </w:r>
      <w:r w:rsidRPr="00E72540">
        <w:t>4</w:t>
      </w:r>
      <w:r>
        <w:t xml:space="preserve"> час. = </w:t>
      </w:r>
      <w:r w:rsidRPr="00FB12CD">
        <w:t>392</w:t>
      </w:r>
      <w:r w:rsidRPr="00121BC6">
        <w:t xml:space="preserve"> руб.</w:t>
      </w:r>
      <w:r>
        <w:t>;</w:t>
      </w:r>
    </w:p>
    <w:p w14:paraId="191C038B" w14:textId="77777777" w:rsidR="001509BE" w:rsidRPr="00121BC6" w:rsidRDefault="001509BE" w:rsidP="001509BE">
      <w:pPr>
        <w:pStyle w:val="a4"/>
      </w:pPr>
      <w:r>
        <w:t>к</w:t>
      </w:r>
      <w:r w:rsidRPr="00121BC6">
        <w:t xml:space="preserve">онсультант по стандартизации: </w:t>
      </w:r>
      <w:r>
        <w:t>98</w:t>
      </w:r>
      <w:r w:rsidRPr="00121BC6">
        <w:t xml:space="preserve"> руб./час </w:t>
      </w:r>
      <m:oMath>
        <m:r>
          <w:rPr>
            <w:rFonts w:ascii="Cambria Math" w:hAnsi="Cambria Math"/>
          </w:rPr>
          <m:t>×</m:t>
        </m:r>
      </m:oMath>
      <w:r>
        <w:t xml:space="preserve"> </w:t>
      </w:r>
      <w:r w:rsidRPr="00E72540">
        <w:t>4</w:t>
      </w:r>
      <w:r>
        <w:t xml:space="preserve"> час. = </w:t>
      </w:r>
      <w:r w:rsidRPr="00FB12CD">
        <w:t>392</w:t>
      </w:r>
      <w:r w:rsidRPr="00121BC6">
        <w:t xml:space="preserve"> руб.</w:t>
      </w:r>
      <w:r>
        <w:t>;</w:t>
      </w:r>
    </w:p>
    <w:p w14:paraId="62C0BB4B" w14:textId="77777777" w:rsidR="001509BE" w:rsidRPr="00121BC6" w:rsidRDefault="001509BE" w:rsidP="001509BE">
      <w:pPr>
        <w:pStyle w:val="a4"/>
      </w:pPr>
      <w:r>
        <w:t>к</w:t>
      </w:r>
      <w:r w:rsidRPr="00121BC6">
        <w:t xml:space="preserve">онсультант по разработке ТО: </w:t>
      </w:r>
      <w:r>
        <w:t>98</w:t>
      </w:r>
      <w:r w:rsidRPr="00121BC6">
        <w:t xml:space="preserve"> руб./час </w:t>
      </w:r>
      <m:oMath>
        <m:r>
          <w:rPr>
            <w:rFonts w:ascii="Cambria Math" w:hAnsi="Cambria Math"/>
          </w:rPr>
          <m:t>×</m:t>
        </m:r>
      </m:oMath>
      <w:r>
        <w:t xml:space="preserve"> </w:t>
      </w:r>
      <w:r w:rsidRPr="00E72540">
        <w:t>4</w:t>
      </w:r>
      <w:r>
        <w:t xml:space="preserve"> час. = 392</w:t>
      </w:r>
      <w:r w:rsidRPr="00121BC6">
        <w:t xml:space="preserve"> руб.</w:t>
      </w:r>
      <w:r>
        <w:t>;</w:t>
      </w:r>
    </w:p>
    <w:p w14:paraId="16DE173F" w14:textId="77777777" w:rsidR="001509BE" w:rsidRPr="00121BC6" w:rsidRDefault="001509BE" w:rsidP="001509BE">
      <w:pPr>
        <w:pStyle w:val="a4"/>
      </w:pPr>
      <w:r>
        <w:t>к</w:t>
      </w:r>
      <w:r w:rsidRPr="00121BC6">
        <w:t xml:space="preserve">онсультант по экономике: </w:t>
      </w:r>
      <w:r>
        <w:t>98</w:t>
      </w:r>
      <w:r w:rsidRPr="00121BC6">
        <w:t xml:space="preserve"> руб./час </w:t>
      </w:r>
      <m:oMath>
        <m:r>
          <w:rPr>
            <w:rFonts w:ascii="Cambria Math" w:hAnsi="Cambria Math"/>
          </w:rPr>
          <m:t>×</m:t>
        </m:r>
      </m:oMath>
      <w:r>
        <w:t xml:space="preserve"> </w:t>
      </w:r>
      <w:r w:rsidRPr="00E72540">
        <w:t>4</w:t>
      </w:r>
      <w:r>
        <w:t xml:space="preserve"> час. = 392</w:t>
      </w:r>
      <w:r w:rsidRPr="00121BC6">
        <w:t xml:space="preserve"> руб.</w:t>
      </w:r>
    </w:p>
    <w:p w14:paraId="612E8E0C" w14:textId="77777777" w:rsidR="001509BE" w:rsidRPr="00121BC6" w:rsidRDefault="001509BE" w:rsidP="001509BE">
      <w:pPr>
        <w:pStyle w:val="afff3"/>
      </w:pPr>
      <w:r w:rsidRPr="00121BC6">
        <w:t>Для определения суммы фонда оплаты тру</w:t>
      </w:r>
      <w:r>
        <w:t>да (ФОТ) используется формула (6</w:t>
      </w:r>
      <w:r w:rsidRPr="00121BC6">
        <w:t>).</w:t>
      </w:r>
    </w:p>
    <w:p w14:paraId="520C4B1C" w14:textId="77777777" w:rsidR="001509BE" w:rsidRPr="00121BC6" w:rsidRDefault="001509BE" w:rsidP="0000185F">
      <w:pPr>
        <w:pStyle w:val="afffff2"/>
        <w:tabs>
          <w:tab w:val="clear" w:pos="7230"/>
          <w:tab w:val="clear" w:pos="7686"/>
          <w:tab w:val="clear" w:pos="8080"/>
          <w:tab w:val="clear" w:pos="8222"/>
          <w:tab w:val="clear" w:pos="8789"/>
          <w:tab w:val="left" w:pos="8505"/>
        </w:tabs>
        <w:ind w:firstLine="2693"/>
      </w:pPr>
      <w:r w:rsidRPr="00121BC6">
        <w:t>С</w:t>
      </w:r>
      <w:r w:rsidRPr="00121BC6">
        <w:rPr>
          <w:vertAlign w:val="subscript"/>
        </w:rPr>
        <w:t xml:space="preserve">зп </w:t>
      </w:r>
      <w:r w:rsidRPr="00121BC6">
        <w:t xml:space="preserve">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З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о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i</m:t>
                    </m:r>
                  </m:sub>
                </m:sSub>
              </m:sub>
            </m:sSub>
          </m:e>
        </m:nary>
      </m:oMath>
      <w:r w:rsidRPr="00121BC6">
        <w:t xml:space="preserve"> </w:t>
      </w:r>
      <w:r w:rsidRPr="00536A60">
        <w:rPr>
          <w:sz w:val="28"/>
        </w:rPr>
        <w:t>, где</w:t>
      </w:r>
      <w:r>
        <w:tab/>
      </w:r>
      <w:r w:rsidRPr="00536A60">
        <w:rPr>
          <w:sz w:val="28"/>
        </w:rPr>
        <w:t>(6)</w:t>
      </w:r>
    </w:p>
    <w:p w14:paraId="3CAA4877" w14:textId="6479AB1A" w:rsidR="001509BE" w:rsidRPr="00121BC6" w:rsidRDefault="001509BE" w:rsidP="001509BE">
      <w:pPr>
        <w:pStyle w:val="afff3"/>
      </w:pPr>
      <w:r w:rsidRPr="00121BC6">
        <w:t>С</w:t>
      </w:r>
      <w:r w:rsidRPr="00121BC6">
        <w:rPr>
          <w:vertAlign w:val="subscript"/>
        </w:rPr>
        <w:t xml:space="preserve">зп </w:t>
      </w:r>
      <w:r>
        <w:t>– величин</w:t>
      </w:r>
      <w:r w:rsidR="00615857">
        <w:t>а ФОТ</w:t>
      </w:r>
      <w:r w:rsidR="00615857" w:rsidRPr="00615857">
        <w:rPr>
          <w:lang w:val="ru-RU"/>
        </w:rPr>
        <w:t>;</w:t>
      </w:r>
    </w:p>
    <w:p w14:paraId="6BAAC828" w14:textId="749077B7" w:rsidR="001509BE" w:rsidRPr="00121BC6" w:rsidRDefault="00892C2D" w:rsidP="001509BE">
      <w:pPr>
        <w:pStyle w:val="afff3"/>
      </w:pP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З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о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i</m:t>
                </m:r>
              </m:sub>
            </m:sSub>
          </m:sub>
        </m:sSub>
      </m:oMath>
      <w:r w:rsidR="001509BE" w:rsidRPr="00121BC6">
        <w:rPr>
          <w:vertAlign w:val="subscript"/>
        </w:rPr>
        <w:t xml:space="preserve"> </w:t>
      </w:r>
      <w:r w:rsidR="001509BE" w:rsidRPr="00121BC6">
        <w:t xml:space="preserve">– </w:t>
      </w:r>
      <w:r w:rsidR="001509BE" w:rsidRPr="00121BC6">
        <w:rPr>
          <w:lang w:val="en-US"/>
        </w:rPr>
        <w:t>i</w:t>
      </w:r>
      <w:r w:rsidR="00615857">
        <w:t>-тая сумма ЗП</w:t>
      </w:r>
      <w:r w:rsidR="00615857" w:rsidRPr="00615857">
        <w:rPr>
          <w:lang w:val="ru-RU"/>
        </w:rPr>
        <w:t>.</w:t>
      </w:r>
    </w:p>
    <w:p w14:paraId="11CD98F3" w14:textId="3957C09E" w:rsidR="001509BE" w:rsidRPr="00615857" w:rsidRDefault="001509BE" w:rsidP="001509BE">
      <w:pPr>
        <w:pStyle w:val="afff3"/>
        <w:rPr>
          <w:lang w:val="en-US"/>
        </w:rPr>
      </w:pPr>
      <w:r w:rsidRPr="00121BC6">
        <w:rPr>
          <w:lang w:eastAsia="ar-SA"/>
        </w:rPr>
        <w:t>С</w:t>
      </w:r>
      <w:r w:rsidRPr="00121BC6">
        <w:rPr>
          <w:vertAlign w:val="subscript"/>
          <w:lang w:eastAsia="ar-SA"/>
        </w:rPr>
        <w:t xml:space="preserve">зп </w:t>
      </w:r>
      <w:r w:rsidRPr="00121BC6">
        <w:rPr>
          <w:lang w:eastAsia="ar-SA"/>
        </w:rPr>
        <w:t>=</w:t>
      </w:r>
      <w:r w:rsidRPr="00121BC6">
        <w:t xml:space="preserve"> </w:t>
      </w:r>
      <w:r w:rsidRPr="00583964">
        <w:t>6944+35534+1176+1176+392+392+392+392</w:t>
      </w:r>
      <w:r w:rsidRPr="00121BC6">
        <w:t xml:space="preserve"> = </w:t>
      </w:r>
      <w:r>
        <w:t>4639</w:t>
      </w:r>
      <w:r w:rsidRPr="00CE59A6">
        <w:t>8</w:t>
      </w:r>
      <w:r>
        <w:t xml:space="preserve"> </w:t>
      </w:r>
      <w:r w:rsidRPr="00121BC6">
        <w:t>(руб.)</w:t>
      </w:r>
    </w:p>
    <w:p w14:paraId="177163D8" w14:textId="7DAC556D" w:rsidR="001509BE" w:rsidRPr="007A15EC" w:rsidRDefault="001509BE" w:rsidP="001509BE">
      <w:pPr>
        <w:pStyle w:val="afff3"/>
      </w:pPr>
      <w:r w:rsidRPr="00121BC6">
        <w:t>Результаты всех расчетов основных ЗП участников пр</w:t>
      </w:r>
      <w:r>
        <w:t xml:space="preserve">оекта представлены в таблице </w:t>
      </w:r>
      <w:r w:rsidR="00B75CB4" w:rsidRPr="00B75CB4">
        <w:rPr>
          <w:lang w:val="ru-RU"/>
        </w:rPr>
        <w:t>7</w:t>
      </w:r>
      <w:r w:rsidRPr="00121BC6">
        <w:t>.</w:t>
      </w:r>
    </w:p>
    <w:p w14:paraId="74100678" w14:textId="28948249" w:rsidR="001509BE" w:rsidRPr="00B75CB4" w:rsidRDefault="001509BE" w:rsidP="001509BE">
      <w:pPr>
        <w:pStyle w:val="afc"/>
        <w:rPr>
          <w:lang w:val="en-US"/>
        </w:rPr>
      </w:pPr>
      <w:r>
        <w:t xml:space="preserve">Таблица </w:t>
      </w:r>
      <w:r w:rsidR="00B75CB4">
        <w:rPr>
          <w:lang w:val="en-US"/>
        </w:rPr>
        <w:t>7</w:t>
      </w:r>
    </w:p>
    <w:p w14:paraId="25D521DB" w14:textId="77777777" w:rsidR="001509BE" w:rsidRPr="00121BC6" w:rsidRDefault="001509BE" w:rsidP="001509BE">
      <w:pPr>
        <w:ind w:firstLine="567"/>
        <w:jc w:val="center"/>
        <w:rPr>
          <w:rFonts w:eastAsia="AR PL KaitiM GB"/>
          <w:szCs w:val="28"/>
          <w:lang w:eastAsia="ar-SA"/>
        </w:rPr>
      </w:pPr>
      <w:r w:rsidRPr="00121BC6">
        <w:rPr>
          <w:rFonts w:eastAsia="Times New Roman"/>
          <w:szCs w:val="28"/>
          <w:lang w:eastAsia="ar-SA"/>
        </w:rPr>
        <w:t>Расчёт ФОТ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73"/>
        <w:gridCol w:w="1276"/>
        <w:gridCol w:w="1442"/>
        <w:gridCol w:w="1708"/>
        <w:gridCol w:w="863"/>
        <w:gridCol w:w="866"/>
      </w:tblGrid>
      <w:tr w:rsidR="001509BE" w:rsidRPr="00E96413" w14:paraId="0B838B72" w14:textId="77777777" w:rsidTr="0000185F">
        <w:trPr>
          <w:trHeight w:val="20"/>
        </w:trPr>
        <w:tc>
          <w:tcPr>
            <w:tcW w:w="3415" w:type="dxa"/>
            <w:vMerge w:val="restart"/>
            <w:shd w:val="clear" w:color="auto" w:fill="auto"/>
            <w:vAlign w:val="center"/>
          </w:tcPr>
          <w:p w14:paraId="7C809690" w14:textId="77777777" w:rsidR="001509BE" w:rsidRPr="00E96413" w:rsidRDefault="001509BE" w:rsidP="00AE4B44">
            <w:pPr>
              <w:pStyle w:val="affff8"/>
              <w:jc w:val="center"/>
              <w:rPr>
                <w:lang w:eastAsia="en-US"/>
              </w:rPr>
            </w:pPr>
            <w:r w:rsidRPr="00E96413">
              <w:rPr>
                <w:lang w:eastAsia="en-US"/>
              </w:rPr>
              <w:t>Сотрудник</w:t>
            </w:r>
          </w:p>
        </w:tc>
        <w:tc>
          <w:tcPr>
            <w:tcW w:w="1254" w:type="dxa"/>
            <w:vMerge w:val="restart"/>
            <w:shd w:val="clear" w:color="auto" w:fill="auto"/>
            <w:vAlign w:val="center"/>
          </w:tcPr>
          <w:p w14:paraId="6C1D0181" w14:textId="77777777" w:rsidR="001509BE" w:rsidRPr="00E96413" w:rsidRDefault="001509BE" w:rsidP="00AE4B44">
            <w:pPr>
              <w:pStyle w:val="affff8"/>
              <w:jc w:val="center"/>
              <w:rPr>
                <w:sz w:val="22"/>
                <w:szCs w:val="22"/>
                <w:lang w:eastAsia="en-US"/>
              </w:rPr>
            </w:pPr>
            <w:r w:rsidRPr="00E96413">
              <w:rPr>
                <w:sz w:val="22"/>
                <w:szCs w:val="22"/>
                <w:lang w:eastAsia="en-US"/>
              </w:rPr>
              <w:t>Формы оплаты труда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14:paraId="2FCFA0FC" w14:textId="77777777" w:rsidR="001509BE" w:rsidRPr="00E96413" w:rsidRDefault="001509BE" w:rsidP="00AE4B44">
            <w:pPr>
              <w:pStyle w:val="affff8"/>
              <w:jc w:val="center"/>
              <w:rPr>
                <w:lang w:eastAsia="en-US"/>
              </w:rPr>
            </w:pPr>
            <w:r w:rsidRPr="00E96413">
              <w:rPr>
                <w:lang w:eastAsia="en-US"/>
              </w:rPr>
              <w:t>Количество рабочего времени</w:t>
            </w:r>
          </w:p>
        </w:tc>
        <w:tc>
          <w:tcPr>
            <w:tcW w:w="1679" w:type="dxa"/>
            <w:vMerge w:val="restart"/>
            <w:shd w:val="clear" w:color="auto" w:fill="auto"/>
            <w:vAlign w:val="center"/>
          </w:tcPr>
          <w:p w14:paraId="4B5FA569" w14:textId="77777777" w:rsidR="001509BE" w:rsidRPr="00E96413" w:rsidRDefault="001509BE" w:rsidP="00AE4B44">
            <w:pPr>
              <w:pStyle w:val="affff8"/>
              <w:jc w:val="center"/>
              <w:rPr>
                <w:lang w:eastAsia="en-US"/>
              </w:rPr>
            </w:pPr>
            <w:r w:rsidRPr="00E96413">
              <w:rPr>
                <w:lang w:eastAsia="en-US"/>
              </w:rPr>
              <w:t>Стоимость часа</w:t>
            </w:r>
          </w:p>
          <w:p w14:paraId="2F597A06" w14:textId="77777777" w:rsidR="001509BE" w:rsidRPr="00E96413" w:rsidRDefault="001509BE" w:rsidP="00AE4B44">
            <w:pPr>
              <w:pStyle w:val="affff8"/>
              <w:jc w:val="center"/>
              <w:rPr>
                <w:lang w:eastAsia="en-US"/>
              </w:rPr>
            </w:pPr>
            <w:r w:rsidRPr="00E96413">
              <w:rPr>
                <w:lang w:eastAsia="en-US"/>
              </w:rPr>
              <w:t>работы, руб.</w:t>
            </w:r>
          </w:p>
        </w:tc>
        <w:tc>
          <w:tcPr>
            <w:tcW w:w="1699" w:type="dxa"/>
            <w:gridSpan w:val="2"/>
            <w:shd w:val="clear" w:color="auto" w:fill="auto"/>
            <w:vAlign w:val="center"/>
          </w:tcPr>
          <w:p w14:paraId="16AAF998" w14:textId="77777777" w:rsidR="001509BE" w:rsidRPr="00E96413" w:rsidRDefault="001509BE" w:rsidP="00AE4B44">
            <w:pPr>
              <w:pStyle w:val="affff8"/>
              <w:jc w:val="center"/>
              <w:rPr>
                <w:lang w:eastAsia="en-US"/>
              </w:rPr>
            </w:pPr>
            <w:r w:rsidRPr="00E96413">
              <w:rPr>
                <w:lang w:eastAsia="en-US"/>
              </w:rPr>
              <w:t>Фонд оплаты</w:t>
            </w:r>
          </w:p>
          <w:p w14:paraId="383605A6" w14:textId="77777777" w:rsidR="001509BE" w:rsidRPr="00E96413" w:rsidRDefault="001509BE" w:rsidP="00AE4B44">
            <w:pPr>
              <w:pStyle w:val="affff8"/>
              <w:jc w:val="center"/>
              <w:rPr>
                <w:lang w:eastAsia="en-US"/>
              </w:rPr>
            </w:pPr>
            <w:r w:rsidRPr="00E96413">
              <w:rPr>
                <w:lang w:eastAsia="en-US"/>
              </w:rPr>
              <w:t>труда, руб.</w:t>
            </w:r>
          </w:p>
        </w:tc>
      </w:tr>
      <w:tr w:rsidR="001509BE" w:rsidRPr="00E96413" w14:paraId="0F6F75E1" w14:textId="77777777" w:rsidTr="0000185F">
        <w:trPr>
          <w:trHeight w:val="20"/>
        </w:trPr>
        <w:tc>
          <w:tcPr>
            <w:tcW w:w="3415" w:type="dxa"/>
            <w:vMerge/>
            <w:shd w:val="clear" w:color="auto" w:fill="auto"/>
            <w:vAlign w:val="center"/>
          </w:tcPr>
          <w:p w14:paraId="50895B98" w14:textId="77777777" w:rsidR="001509BE" w:rsidRPr="00E96413" w:rsidRDefault="001509BE" w:rsidP="00AE4B44">
            <w:pPr>
              <w:pStyle w:val="affff8"/>
              <w:jc w:val="center"/>
              <w:rPr>
                <w:sz w:val="22"/>
                <w:szCs w:val="22"/>
                <w:lang w:eastAsia="en-US"/>
              </w:rPr>
            </w:pPr>
          </w:p>
        </w:tc>
        <w:tc>
          <w:tcPr>
            <w:tcW w:w="1254" w:type="dxa"/>
            <w:vMerge/>
            <w:shd w:val="clear" w:color="auto" w:fill="auto"/>
            <w:vAlign w:val="center"/>
          </w:tcPr>
          <w:p w14:paraId="408BC57D" w14:textId="77777777" w:rsidR="001509BE" w:rsidRPr="00E96413" w:rsidRDefault="001509BE" w:rsidP="00AE4B44">
            <w:pPr>
              <w:pStyle w:val="affff8"/>
              <w:jc w:val="center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14:paraId="4D241C22" w14:textId="77777777" w:rsidR="001509BE" w:rsidRPr="00E96413" w:rsidRDefault="001509BE" w:rsidP="00AE4B44">
            <w:pPr>
              <w:pStyle w:val="affff8"/>
              <w:jc w:val="center"/>
              <w:rPr>
                <w:sz w:val="22"/>
                <w:szCs w:val="22"/>
                <w:lang w:eastAsia="en-US"/>
              </w:rPr>
            </w:pPr>
          </w:p>
        </w:tc>
        <w:tc>
          <w:tcPr>
            <w:tcW w:w="1679" w:type="dxa"/>
            <w:vMerge/>
            <w:shd w:val="clear" w:color="auto" w:fill="auto"/>
            <w:vAlign w:val="center"/>
          </w:tcPr>
          <w:p w14:paraId="7D582861" w14:textId="77777777" w:rsidR="001509BE" w:rsidRPr="00E96413" w:rsidRDefault="001509BE" w:rsidP="00AE4B44">
            <w:pPr>
              <w:pStyle w:val="affff8"/>
              <w:jc w:val="center"/>
              <w:rPr>
                <w:sz w:val="22"/>
                <w:szCs w:val="22"/>
                <w:lang w:eastAsia="en-US"/>
              </w:rPr>
            </w:pPr>
          </w:p>
        </w:tc>
        <w:tc>
          <w:tcPr>
            <w:tcW w:w="848" w:type="dxa"/>
            <w:shd w:val="clear" w:color="auto" w:fill="auto"/>
            <w:vAlign w:val="center"/>
          </w:tcPr>
          <w:p w14:paraId="3A11FDE3" w14:textId="77777777" w:rsidR="001509BE" w:rsidRPr="00E96413" w:rsidRDefault="001509BE" w:rsidP="00AE4B44">
            <w:pPr>
              <w:pStyle w:val="affff8"/>
              <w:jc w:val="center"/>
              <w:rPr>
                <w:sz w:val="22"/>
                <w:szCs w:val="22"/>
                <w:lang w:eastAsia="en-US"/>
              </w:rPr>
            </w:pPr>
            <w:r w:rsidRPr="00E96413">
              <w:rPr>
                <w:sz w:val="22"/>
                <w:szCs w:val="22"/>
                <w:lang w:eastAsia="en-US"/>
              </w:rPr>
              <w:t>ЗП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F45AFA0" w14:textId="77777777" w:rsidR="001509BE" w:rsidRPr="00E96413" w:rsidRDefault="001509BE" w:rsidP="00AE4B44">
            <w:pPr>
              <w:pStyle w:val="affff8"/>
              <w:jc w:val="center"/>
              <w:rPr>
                <w:sz w:val="22"/>
                <w:szCs w:val="22"/>
                <w:lang w:val="en-US" w:eastAsia="en-US"/>
              </w:rPr>
            </w:pPr>
            <w:r w:rsidRPr="00E96413">
              <w:rPr>
                <w:sz w:val="22"/>
                <w:szCs w:val="22"/>
                <w:lang w:eastAsia="en-US"/>
              </w:rPr>
              <w:t>НДФЛ (13</w:t>
            </w:r>
            <w:r w:rsidRPr="00E96413">
              <w:rPr>
                <w:sz w:val="22"/>
                <w:szCs w:val="22"/>
                <w:lang w:val="en-US" w:eastAsia="en-US"/>
              </w:rPr>
              <w:t>%)</w:t>
            </w:r>
          </w:p>
        </w:tc>
      </w:tr>
      <w:tr w:rsidR="001509BE" w:rsidRPr="00E96413" w14:paraId="6289445D" w14:textId="77777777" w:rsidTr="0000185F">
        <w:trPr>
          <w:trHeight w:val="20"/>
        </w:trPr>
        <w:tc>
          <w:tcPr>
            <w:tcW w:w="3415" w:type="dxa"/>
            <w:shd w:val="clear" w:color="auto" w:fill="auto"/>
            <w:vAlign w:val="center"/>
          </w:tcPr>
          <w:p w14:paraId="4209E9AB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1</w:t>
            </w:r>
          </w:p>
        </w:tc>
        <w:tc>
          <w:tcPr>
            <w:tcW w:w="1254" w:type="dxa"/>
            <w:shd w:val="clear" w:color="auto" w:fill="auto"/>
          </w:tcPr>
          <w:p w14:paraId="1156100D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DB28EC7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3</w:t>
            </w:r>
          </w:p>
        </w:tc>
        <w:tc>
          <w:tcPr>
            <w:tcW w:w="1679" w:type="dxa"/>
            <w:shd w:val="clear" w:color="auto" w:fill="auto"/>
            <w:vAlign w:val="center"/>
          </w:tcPr>
          <w:p w14:paraId="361C29C8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4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717BAE0D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sz w:val="22"/>
                <w:szCs w:val="22"/>
                <w:lang w:eastAsia="ar-SA"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0D1251B" w14:textId="77777777" w:rsidR="001509BE" w:rsidRPr="00E96413" w:rsidRDefault="001509BE" w:rsidP="0000185F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sz w:val="22"/>
                <w:szCs w:val="22"/>
                <w:lang w:eastAsia="ar-SA"/>
              </w:rPr>
              <w:t>6</w:t>
            </w:r>
          </w:p>
        </w:tc>
      </w:tr>
      <w:tr w:rsidR="001509BE" w:rsidRPr="00E96413" w14:paraId="2F00B1DD" w14:textId="77777777" w:rsidTr="0000185F">
        <w:trPr>
          <w:trHeight w:val="20"/>
        </w:trPr>
        <w:tc>
          <w:tcPr>
            <w:tcW w:w="3415" w:type="dxa"/>
            <w:shd w:val="clear" w:color="auto" w:fill="auto"/>
            <w:vAlign w:val="center"/>
          </w:tcPr>
          <w:p w14:paraId="47108F88" w14:textId="77777777" w:rsidR="001509BE" w:rsidRPr="00E96413" w:rsidRDefault="001509BE" w:rsidP="00467272">
            <w:pPr>
              <w:pStyle w:val="affff8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Разработчик</w:t>
            </w:r>
          </w:p>
        </w:tc>
        <w:tc>
          <w:tcPr>
            <w:tcW w:w="1254" w:type="dxa"/>
            <w:shd w:val="clear" w:color="auto" w:fill="auto"/>
          </w:tcPr>
          <w:p w14:paraId="615F35E3" w14:textId="77777777" w:rsidR="001509BE" w:rsidRPr="00E96413" w:rsidRDefault="001509BE" w:rsidP="00467272">
            <w:pPr>
              <w:pStyle w:val="affff8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Оклад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CA32B5F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val="en-US" w:eastAsia="ar-SA"/>
              </w:rPr>
            </w:pPr>
            <w:r w:rsidRPr="00E96413">
              <w:rPr>
                <w:rFonts w:eastAsia="Times New Roman"/>
                <w:lang w:val="en-US" w:eastAsia="ar-SA"/>
              </w:rPr>
              <w:t>218</w:t>
            </w:r>
          </w:p>
        </w:tc>
        <w:tc>
          <w:tcPr>
            <w:tcW w:w="1679" w:type="dxa"/>
            <w:shd w:val="clear" w:color="auto" w:fill="auto"/>
            <w:vAlign w:val="center"/>
          </w:tcPr>
          <w:p w14:paraId="3AC39030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163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7B7F4F82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val="en-US" w:eastAsia="ar-SA"/>
              </w:rPr>
            </w:pPr>
            <w:r w:rsidRPr="00E96413">
              <w:rPr>
                <w:rFonts w:eastAsia="Times New Roman"/>
                <w:color w:val="000000"/>
                <w:lang w:val="en-US" w:eastAsia="ar-SA"/>
              </w:rPr>
              <w:t>35534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E1A38C4" w14:textId="77777777" w:rsidR="001509BE" w:rsidRPr="00E96413" w:rsidRDefault="001509BE" w:rsidP="0000185F">
            <w:pPr>
              <w:pStyle w:val="affff8"/>
              <w:jc w:val="center"/>
              <w:rPr>
                <w:rFonts w:eastAsia="Times New Roman"/>
                <w:color w:val="000000"/>
                <w:lang w:val="en-US" w:eastAsia="ar-SA"/>
              </w:rPr>
            </w:pPr>
            <w:r w:rsidRPr="00E96413">
              <w:rPr>
                <w:rFonts w:eastAsia="Times New Roman"/>
                <w:color w:val="000000"/>
                <w:lang w:val="en-US" w:eastAsia="ar-SA"/>
              </w:rPr>
              <w:t>4619</w:t>
            </w:r>
          </w:p>
        </w:tc>
      </w:tr>
      <w:tr w:rsidR="001509BE" w:rsidRPr="00E96413" w14:paraId="171054A1" w14:textId="77777777" w:rsidTr="0000185F">
        <w:trPr>
          <w:trHeight w:val="20"/>
        </w:trPr>
        <w:tc>
          <w:tcPr>
            <w:tcW w:w="3415" w:type="dxa"/>
            <w:shd w:val="clear" w:color="auto" w:fill="auto"/>
            <w:vAlign w:val="center"/>
          </w:tcPr>
          <w:p w14:paraId="48B42C06" w14:textId="77777777" w:rsidR="001509BE" w:rsidRPr="00E96413" w:rsidRDefault="001509BE" w:rsidP="00467272">
            <w:pPr>
              <w:pStyle w:val="affff8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Руководитель проекта</w:t>
            </w:r>
          </w:p>
        </w:tc>
        <w:tc>
          <w:tcPr>
            <w:tcW w:w="1254" w:type="dxa"/>
            <w:shd w:val="clear" w:color="auto" w:fill="auto"/>
          </w:tcPr>
          <w:p w14:paraId="4309B99F" w14:textId="77777777" w:rsidR="001509BE" w:rsidRPr="00E96413" w:rsidRDefault="001509BE" w:rsidP="00467272">
            <w:pPr>
              <w:pStyle w:val="affff8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Оклад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722E1A0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32</w:t>
            </w:r>
          </w:p>
        </w:tc>
        <w:tc>
          <w:tcPr>
            <w:tcW w:w="1679" w:type="dxa"/>
            <w:shd w:val="clear" w:color="auto" w:fill="auto"/>
            <w:vAlign w:val="center"/>
          </w:tcPr>
          <w:p w14:paraId="4036A14C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217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0AD6C936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val="en-US" w:eastAsia="ar-SA"/>
              </w:rPr>
            </w:pPr>
            <w:r w:rsidRPr="00E96413">
              <w:rPr>
                <w:rFonts w:eastAsia="Times New Roman"/>
                <w:color w:val="000000"/>
                <w:lang w:val="en-US" w:eastAsia="ar-SA"/>
              </w:rPr>
              <w:t>6944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CF1E5F8" w14:textId="77777777" w:rsidR="001509BE" w:rsidRPr="00E96413" w:rsidRDefault="001509BE" w:rsidP="0000185F">
            <w:pPr>
              <w:pStyle w:val="affff8"/>
              <w:jc w:val="center"/>
              <w:rPr>
                <w:rFonts w:eastAsia="Times New Roman"/>
                <w:color w:val="000000"/>
                <w:lang w:val="en-US" w:eastAsia="ar-SA"/>
              </w:rPr>
            </w:pPr>
            <w:r w:rsidRPr="00E96413">
              <w:rPr>
                <w:rFonts w:eastAsia="Times New Roman"/>
                <w:color w:val="000000"/>
                <w:lang w:val="en-US" w:eastAsia="ar-SA"/>
              </w:rPr>
              <w:t>902</w:t>
            </w:r>
          </w:p>
        </w:tc>
      </w:tr>
      <w:tr w:rsidR="001509BE" w:rsidRPr="00E96413" w14:paraId="7A2D60BC" w14:textId="77777777" w:rsidTr="0000185F">
        <w:trPr>
          <w:trHeight w:val="20"/>
        </w:trPr>
        <w:tc>
          <w:tcPr>
            <w:tcW w:w="3415" w:type="dxa"/>
            <w:shd w:val="clear" w:color="auto" w:fill="auto"/>
            <w:vAlign w:val="center"/>
          </w:tcPr>
          <w:p w14:paraId="688B6FF0" w14:textId="77777777" w:rsidR="001509BE" w:rsidRPr="00E96413" w:rsidRDefault="001509BE" w:rsidP="00467272">
            <w:pPr>
              <w:pStyle w:val="affff8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Консультант по обоснованию</w:t>
            </w:r>
          </w:p>
        </w:tc>
        <w:tc>
          <w:tcPr>
            <w:tcW w:w="1254" w:type="dxa"/>
            <w:shd w:val="clear" w:color="auto" w:fill="auto"/>
          </w:tcPr>
          <w:p w14:paraId="48524705" w14:textId="77777777" w:rsidR="001509BE" w:rsidRPr="00E96413" w:rsidRDefault="001509BE" w:rsidP="00467272">
            <w:pPr>
              <w:pStyle w:val="affff8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Оклад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77B55D3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12</w:t>
            </w:r>
          </w:p>
        </w:tc>
        <w:tc>
          <w:tcPr>
            <w:tcW w:w="1679" w:type="dxa"/>
            <w:shd w:val="clear" w:color="auto" w:fill="auto"/>
            <w:vAlign w:val="center"/>
          </w:tcPr>
          <w:p w14:paraId="71982C4F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98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75E8B66D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val="en-US" w:eastAsia="ar-SA"/>
              </w:rPr>
            </w:pPr>
            <w:r w:rsidRPr="00E96413">
              <w:rPr>
                <w:rFonts w:eastAsia="Times New Roman"/>
                <w:color w:val="000000"/>
                <w:lang w:val="en-US" w:eastAsia="ar-SA"/>
              </w:rPr>
              <w:t>1176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BAB6ACE" w14:textId="77777777" w:rsidR="001509BE" w:rsidRPr="00E96413" w:rsidRDefault="001509BE" w:rsidP="0000185F">
            <w:pPr>
              <w:pStyle w:val="affff8"/>
              <w:jc w:val="center"/>
              <w:rPr>
                <w:rFonts w:eastAsia="Times New Roman"/>
                <w:color w:val="000000"/>
                <w:lang w:val="en-US" w:eastAsia="ar-SA"/>
              </w:rPr>
            </w:pPr>
            <w:r w:rsidRPr="00E96413">
              <w:rPr>
                <w:rFonts w:eastAsia="Times New Roman"/>
                <w:color w:val="000000"/>
                <w:lang w:val="en-US" w:eastAsia="ar-SA"/>
              </w:rPr>
              <w:t>153</w:t>
            </w:r>
          </w:p>
        </w:tc>
      </w:tr>
      <w:tr w:rsidR="001509BE" w:rsidRPr="00E96413" w14:paraId="1890C4BF" w14:textId="77777777" w:rsidTr="0000185F">
        <w:trPr>
          <w:trHeight w:val="20"/>
        </w:trPr>
        <w:tc>
          <w:tcPr>
            <w:tcW w:w="3415" w:type="dxa"/>
            <w:shd w:val="clear" w:color="auto" w:fill="auto"/>
            <w:vAlign w:val="center"/>
          </w:tcPr>
          <w:p w14:paraId="39E50EE6" w14:textId="77777777" w:rsidR="001509BE" w:rsidRPr="00E96413" w:rsidRDefault="001509BE" w:rsidP="00467272">
            <w:pPr>
              <w:pStyle w:val="affff8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Консультант по специальной части</w:t>
            </w:r>
          </w:p>
        </w:tc>
        <w:tc>
          <w:tcPr>
            <w:tcW w:w="1254" w:type="dxa"/>
            <w:shd w:val="clear" w:color="auto" w:fill="auto"/>
          </w:tcPr>
          <w:p w14:paraId="2379581C" w14:textId="77777777" w:rsidR="001509BE" w:rsidRPr="00E96413" w:rsidRDefault="001509BE" w:rsidP="00467272">
            <w:pPr>
              <w:pStyle w:val="affff8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Оклад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135F9C0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12</w:t>
            </w:r>
          </w:p>
        </w:tc>
        <w:tc>
          <w:tcPr>
            <w:tcW w:w="1679" w:type="dxa"/>
            <w:shd w:val="clear" w:color="auto" w:fill="auto"/>
            <w:vAlign w:val="center"/>
          </w:tcPr>
          <w:p w14:paraId="0EBAEA7C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sz w:val="22"/>
                <w:szCs w:val="22"/>
                <w:lang w:eastAsia="ar-SA"/>
              </w:rPr>
              <w:t>98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33C23F36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lang w:eastAsia="ar-SA"/>
              </w:rPr>
              <w:t>1176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DFFC762" w14:textId="77777777" w:rsidR="001509BE" w:rsidRPr="00E96413" w:rsidRDefault="001509BE" w:rsidP="0000185F">
            <w:pPr>
              <w:pStyle w:val="affff8"/>
              <w:jc w:val="center"/>
              <w:rPr>
                <w:rFonts w:eastAsia="Times New Roman"/>
                <w:color w:val="000000"/>
                <w:lang w:eastAsia="ar-SA"/>
              </w:rPr>
            </w:pPr>
            <w:r w:rsidRPr="00E96413">
              <w:rPr>
                <w:rFonts w:eastAsia="Times New Roman"/>
                <w:color w:val="000000"/>
                <w:lang w:eastAsia="ar-SA"/>
              </w:rPr>
              <w:t>153</w:t>
            </w:r>
          </w:p>
        </w:tc>
      </w:tr>
      <w:tr w:rsidR="001509BE" w:rsidRPr="00E96413" w14:paraId="347312A5" w14:textId="77777777" w:rsidTr="0000185F">
        <w:trPr>
          <w:trHeight w:val="20"/>
        </w:trPr>
        <w:tc>
          <w:tcPr>
            <w:tcW w:w="3415" w:type="dxa"/>
            <w:shd w:val="clear" w:color="auto" w:fill="auto"/>
            <w:vAlign w:val="center"/>
          </w:tcPr>
          <w:p w14:paraId="04D88FC8" w14:textId="77777777" w:rsidR="001509BE" w:rsidRPr="00E96413" w:rsidRDefault="001509BE" w:rsidP="00467272">
            <w:pPr>
              <w:pStyle w:val="affff8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Консультант по разработке ТЗ</w:t>
            </w:r>
          </w:p>
        </w:tc>
        <w:tc>
          <w:tcPr>
            <w:tcW w:w="1254" w:type="dxa"/>
            <w:shd w:val="clear" w:color="auto" w:fill="auto"/>
          </w:tcPr>
          <w:p w14:paraId="0310AE92" w14:textId="77777777" w:rsidR="001509BE" w:rsidRPr="00E96413" w:rsidRDefault="001509BE" w:rsidP="00467272">
            <w:pPr>
              <w:pStyle w:val="affff8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Оклад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205D262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4</w:t>
            </w:r>
          </w:p>
        </w:tc>
        <w:tc>
          <w:tcPr>
            <w:tcW w:w="1679" w:type="dxa"/>
            <w:shd w:val="clear" w:color="auto" w:fill="auto"/>
            <w:vAlign w:val="center"/>
          </w:tcPr>
          <w:p w14:paraId="2464CE0D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sz w:val="22"/>
                <w:szCs w:val="22"/>
                <w:lang w:eastAsia="ar-SA"/>
              </w:rPr>
              <w:t>98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4A418809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lang w:eastAsia="ar-SA"/>
              </w:rPr>
              <w:t>392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F0CADC4" w14:textId="77777777" w:rsidR="001509BE" w:rsidRPr="00E96413" w:rsidRDefault="001509BE" w:rsidP="0000185F">
            <w:pPr>
              <w:pStyle w:val="affff8"/>
              <w:jc w:val="center"/>
              <w:rPr>
                <w:rFonts w:eastAsia="Times New Roman"/>
                <w:color w:val="000000"/>
                <w:lang w:eastAsia="ar-SA"/>
              </w:rPr>
            </w:pPr>
            <w:r w:rsidRPr="00E96413">
              <w:rPr>
                <w:rFonts w:eastAsia="Times New Roman"/>
                <w:color w:val="000000"/>
                <w:lang w:val="en-US" w:eastAsia="ar-SA"/>
              </w:rPr>
              <w:t>51</w:t>
            </w:r>
          </w:p>
        </w:tc>
      </w:tr>
      <w:tr w:rsidR="001509BE" w:rsidRPr="00E96413" w14:paraId="12AB77BD" w14:textId="77777777" w:rsidTr="0000185F">
        <w:trPr>
          <w:trHeight w:val="20"/>
        </w:trPr>
        <w:tc>
          <w:tcPr>
            <w:tcW w:w="3415" w:type="dxa"/>
            <w:shd w:val="clear" w:color="auto" w:fill="auto"/>
            <w:vAlign w:val="center"/>
          </w:tcPr>
          <w:p w14:paraId="7D9C0FD9" w14:textId="4308022B" w:rsidR="001509BE" w:rsidRPr="00E96413" w:rsidRDefault="001509BE" w:rsidP="00467272">
            <w:pPr>
              <w:pStyle w:val="affff8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Консультант по стандартизации</w:t>
            </w:r>
          </w:p>
        </w:tc>
        <w:tc>
          <w:tcPr>
            <w:tcW w:w="1254" w:type="dxa"/>
            <w:shd w:val="clear" w:color="auto" w:fill="auto"/>
          </w:tcPr>
          <w:p w14:paraId="6718EA65" w14:textId="77777777" w:rsidR="001509BE" w:rsidRPr="00E96413" w:rsidRDefault="001509BE" w:rsidP="00467272">
            <w:pPr>
              <w:pStyle w:val="affff8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Оклад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1E51A8E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4</w:t>
            </w:r>
          </w:p>
        </w:tc>
        <w:tc>
          <w:tcPr>
            <w:tcW w:w="1679" w:type="dxa"/>
            <w:shd w:val="clear" w:color="auto" w:fill="auto"/>
            <w:vAlign w:val="center"/>
          </w:tcPr>
          <w:p w14:paraId="0D3888B7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sz w:val="22"/>
                <w:szCs w:val="22"/>
                <w:lang w:eastAsia="ar-SA"/>
              </w:rPr>
              <w:t>98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4CE180C3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lang w:eastAsia="ar-SA"/>
              </w:rPr>
              <w:t>392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215A018" w14:textId="77777777" w:rsidR="001509BE" w:rsidRPr="00E96413" w:rsidRDefault="001509BE" w:rsidP="0000185F">
            <w:pPr>
              <w:pStyle w:val="affff8"/>
              <w:jc w:val="center"/>
              <w:rPr>
                <w:rFonts w:eastAsia="Times New Roman"/>
                <w:color w:val="000000"/>
                <w:lang w:eastAsia="ar-SA"/>
              </w:rPr>
            </w:pPr>
            <w:r w:rsidRPr="00E96413">
              <w:rPr>
                <w:rFonts w:eastAsia="Times New Roman"/>
                <w:color w:val="000000"/>
                <w:lang w:eastAsia="ar-SA"/>
              </w:rPr>
              <w:t>51</w:t>
            </w:r>
          </w:p>
        </w:tc>
      </w:tr>
      <w:tr w:rsidR="001509BE" w:rsidRPr="00E96413" w14:paraId="5D73BDF1" w14:textId="77777777" w:rsidTr="0000185F">
        <w:trPr>
          <w:trHeight w:val="20"/>
        </w:trPr>
        <w:tc>
          <w:tcPr>
            <w:tcW w:w="3415" w:type="dxa"/>
            <w:shd w:val="clear" w:color="auto" w:fill="auto"/>
            <w:vAlign w:val="center"/>
          </w:tcPr>
          <w:p w14:paraId="571D37EC" w14:textId="77777777" w:rsidR="001509BE" w:rsidRPr="00E96413" w:rsidRDefault="001509BE" w:rsidP="00467272">
            <w:pPr>
              <w:pStyle w:val="affff8"/>
              <w:rPr>
                <w:lang w:eastAsia="ar-SA"/>
              </w:rPr>
            </w:pPr>
            <w:r w:rsidRPr="00E96413">
              <w:rPr>
                <w:lang w:eastAsia="ar-SA"/>
              </w:rPr>
              <w:t>Консультант по разработке ТО</w:t>
            </w:r>
          </w:p>
        </w:tc>
        <w:tc>
          <w:tcPr>
            <w:tcW w:w="1254" w:type="dxa"/>
            <w:shd w:val="clear" w:color="auto" w:fill="auto"/>
          </w:tcPr>
          <w:p w14:paraId="16F7344D" w14:textId="77777777" w:rsidR="001509BE" w:rsidRPr="00E96413" w:rsidRDefault="001509BE" w:rsidP="00467272">
            <w:pPr>
              <w:pStyle w:val="affff8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Оклад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49E201A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4</w:t>
            </w:r>
          </w:p>
        </w:tc>
        <w:tc>
          <w:tcPr>
            <w:tcW w:w="1679" w:type="dxa"/>
            <w:shd w:val="clear" w:color="auto" w:fill="auto"/>
            <w:vAlign w:val="center"/>
          </w:tcPr>
          <w:p w14:paraId="61424CC6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sz w:val="22"/>
                <w:szCs w:val="22"/>
                <w:lang w:eastAsia="ar-SA"/>
              </w:rPr>
              <w:t>98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47884522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lang w:eastAsia="ar-SA"/>
              </w:rPr>
              <w:t>392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1D11732" w14:textId="77777777" w:rsidR="001509BE" w:rsidRPr="00E96413" w:rsidRDefault="001509BE" w:rsidP="0000185F">
            <w:pPr>
              <w:pStyle w:val="affff8"/>
              <w:jc w:val="center"/>
              <w:rPr>
                <w:rFonts w:eastAsia="Times New Roman"/>
                <w:color w:val="000000"/>
                <w:lang w:eastAsia="ar-SA"/>
              </w:rPr>
            </w:pPr>
            <w:r w:rsidRPr="00E96413">
              <w:rPr>
                <w:rFonts w:eastAsia="Times New Roman"/>
                <w:color w:val="000000"/>
                <w:lang w:eastAsia="ar-SA"/>
              </w:rPr>
              <w:t>51</w:t>
            </w:r>
          </w:p>
        </w:tc>
      </w:tr>
      <w:tr w:rsidR="001509BE" w:rsidRPr="00E96413" w14:paraId="311BCA43" w14:textId="77777777" w:rsidTr="0000185F">
        <w:trPr>
          <w:trHeight w:val="20"/>
        </w:trPr>
        <w:tc>
          <w:tcPr>
            <w:tcW w:w="3415" w:type="dxa"/>
            <w:shd w:val="clear" w:color="auto" w:fill="auto"/>
            <w:vAlign w:val="center"/>
          </w:tcPr>
          <w:p w14:paraId="3C4AAC27" w14:textId="77777777" w:rsidR="001509BE" w:rsidRPr="00E96413" w:rsidRDefault="001509BE" w:rsidP="00467272">
            <w:pPr>
              <w:pStyle w:val="affff8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Консультант по экономике</w:t>
            </w:r>
          </w:p>
        </w:tc>
        <w:tc>
          <w:tcPr>
            <w:tcW w:w="1254" w:type="dxa"/>
            <w:shd w:val="clear" w:color="auto" w:fill="auto"/>
          </w:tcPr>
          <w:p w14:paraId="17BB39B3" w14:textId="77777777" w:rsidR="001509BE" w:rsidRPr="00E96413" w:rsidRDefault="001509BE" w:rsidP="00467272">
            <w:pPr>
              <w:pStyle w:val="affff8"/>
              <w:rPr>
                <w:rFonts w:eastAsia="Times New Roman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sz w:val="22"/>
                <w:szCs w:val="22"/>
                <w:lang w:eastAsia="ar-SA"/>
              </w:rPr>
              <w:t>Оклад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4A1403A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lang w:eastAsia="ar-SA"/>
              </w:rPr>
            </w:pPr>
            <w:r w:rsidRPr="00E96413">
              <w:rPr>
                <w:rFonts w:eastAsia="Times New Roman"/>
                <w:lang w:eastAsia="ar-SA"/>
              </w:rPr>
              <w:t>4</w:t>
            </w:r>
          </w:p>
        </w:tc>
        <w:tc>
          <w:tcPr>
            <w:tcW w:w="1679" w:type="dxa"/>
            <w:shd w:val="clear" w:color="auto" w:fill="auto"/>
            <w:vAlign w:val="center"/>
          </w:tcPr>
          <w:p w14:paraId="3929AD63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sz w:val="22"/>
                <w:szCs w:val="22"/>
                <w:lang w:eastAsia="ar-SA"/>
              </w:rPr>
              <w:t>98</w:t>
            </w:r>
          </w:p>
        </w:tc>
        <w:tc>
          <w:tcPr>
            <w:tcW w:w="848" w:type="dxa"/>
            <w:shd w:val="clear" w:color="auto" w:fill="auto"/>
            <w:vAlign w:val="center"/>
          </w:tcPr>
          <w:p w14:paraId="0EED9146" w14:textId="77777777" w:rsidR="001509BE" w:rsidRPr="00E96413" w:rsidRDefault="001509BE" w:rsidP="00AE4B44">
            <w:pPr>
              <w:pStyle w:val="affff8"/>
              <w:jc w:val="center"/>
              <w:rPr>
                <w:rFonts w:eastAsia="Times New Roman"/>
                <w:color w:val="000000"/>
                <w:sz w:val="22"/>
                <w:szCs w:val="22"/>
                <w:lang w:eastAsia="ar-SA"/>
              </w:rPr>
            </w:pPr>
            <w:r w:rsidRPr="00E96413">
              <w:rPr>
                <w:rFonts w:eastAsia="Times New Roman"/>
                <w:color w:val="000000"/>
                <w:lang w:eastAsia="ar-SA"/>
              </w:rPr>
              <w:t>392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AEAE9E5" w14:textId="77777777" w:rsidR="001509BE" w:rsidRPr="00E96413" w:rsidRDefault="001509BE" w:rsidP="0000185F">
            <w:pPr>
              <w:pStyle w:val="affff8"/>
              <w:jc w:val="center"/>
              <w:rPr>
                <w:rFonts w:eastAsia="Times New Roman"/>
                <w:color w:val="000000"/>
                <w:lang w:eastAsia="ar-SA"/>
              </w:rPr>
            </w:pPr>
            <w:r w:rsidRPr="00E96413">
              <w:rPr>
                <w:rFonts w:eastAsia="Times New Roman"/>
                <w:color w:val="000000"/>
                <w:lang w:eastAsia="ar-SA"/>
              </w:rPr>
              <w:t>51</w:t>
            </w:r>
          </w:p>
        </w:tc>
      </w:tr>
      <w:tr w:rsidR="001509BE" w:rsidRPr="00E96413" w14:paraId="2F5B95D1" w14:textId="77777777" w:rsidTr="0000185F">
        <w:trPr>
          <w:trHeight w:val="20"/>
        </w:trPr>
        <w:tc>
          <w:tcPr>
            <w:tcW w:w="7765" w:type="dxa"/>
            <w:gridSpan w:val="4"/>
            <w:shd w:val="clear" w:color="auto" w:fill="auto"/>
            <w:vAlign w:val="center"/>
          </w:tcPr>
          <w:p w14:paraId="122B3E8A" w14:textId="77777777" w:rsidR="001509BE" w:rsidRPr="00E96413" w:rsidRDefault="001509BE" w:rsidP="00467272">
            <w:pPr>
              <w:pStyle w:val="affff8"/>
              <w:rPr>
                <w:rFonts w:eastAsia="Cambria"/>
                <w:color w:val="000000"/>
                <w:sz w:val="22"/>
                <w:szCs w:val="22"/>
                <w:lang w:val="en-US" w:eastAsia="en-US"/>
              </w:rPr>
            </w:pPr>
            <w:r w:rsidRPr="00E96413">
              <w:rPr>
                <w:lang w:eastAsia="en-US"/>
              </w:rPr>
              <w:t>Итого:</w:t>
            </w:r>
          </w:p>
        </w:tc>
        <w:tc>
          <w:tcPr>
            <w:tcW w:w="848" w:type="dxa"/>
            <w:shd w:val="clear" w:color="auto" w:fill="auto"/>
          </w:tcPr>
          <w:p w14:paraId="200AF194" w14:textId="77777777" w:rsidR="001509BE" w:rsidRPr="00E96413" w:rsidRDefault="001509BE" w:rsidP="00467272">
            <w:pPr>
              <w:pStyle w:val="affff8"/>
              <w:rPr>
                <w:rFonts w:eastAsia="Cambria"/>
                <w:color w:val="000000"/>
                <w:sz w:val="22"/>
                <w:szCs w:val="22"/>
                <w:lang w:eastAsia="en-US"/>
              </w:rPr>
            </w:pPr>
            <w:r w:rsidRPr="00E96413">
              <w:rPr>
                <w:rFonts w:eastAsia="Cambria"/>
                <w:color w:val="000000"/>
                <w:lang w:val="en-US" w:eastAsia="en-US"/>
              </w:rPr>
              <w:t>46398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EE26C24" w14:textId="77777777" w:rsidR="001509BE" w:rsidRPr="00E96413" w:rsidRDefault="001509BE" w:rsidP="0000185F">
            <w:pPr>
              <w:pStyle w:val="affff8"/>
              <w:jc w:val="center"/>
              <w:rPr>
                <w:rFonts w:eastAsia="Cambria"/>
                <w:color w:val="000000"/>
                <w:sz w:val="22"/>
                <w:szCs w:val="22"/>
                <w:lang w:eastAsia="en-US"/>
              </w:rPr>
            </w:pPr>
            <w:r w:rsidRPr="00E96413">
              <w:rPr>
                <w:rFonts w:eastAsia="Cambria"/>
                <w:color w:val="000000"/>
                <w:lang w:eastAsia="en-US"/>
              </w:rPr>
              <w:t>6031</w:t>
            </w:r>
          </w:p>
        </w:tc>
      </w:tr>
    </w:tbl>
    <w:p w14:paraId="678F4C9D" w14:textId="77777777" w:rsidR="001509BE" w:rsidRPr="00536A60" w:rsidRDefault="001509BE" w:rsidP="00B05EDA">
      <w:pPr>
        <w:pStyle w:val="36"/>
        <w:numPr>
          <w:ilvl w:val="2"/>
          <w:numId w:val="4"/>
        </w:numPr>
      </w:pPr>
      <w:bookmarkStart w:id="491" w:name="_Toc437952948"/>
      <w:bookmarkStart w:id="492" w:name="_Toc453256162"/>
      <w:r w:rsidRPr="00536A60">
        <w:t>Расчет взносов во внебюджетные фонды</w:t>
      </w:r>
      <w:bookmarkEnd w:id="491"/>
      <w:bookmarkEnd w:id="492"/>
    </w:p>
    <w:p w14:paraId="7F7B0D21" w14:textId="77777777" w:rsidR="001509BE" w:rsidRPr="00121BC6" w:rsidRDefault="001509BE" w:rsidP="001509BE">
      <w:pPr>
        <w:pStyle w:val="afff3"/>
      </w:pPr>
      <w:r>
        <w:t>Основные внебюджетные фонды</w:t>
      </w:r>
      <w:r w:rsidRPr="00121BC6">
        <w:t>:</w:t>
      </w:r>
    </w:p>
    <w:p w14:paraId="2EB3B2FC" w14:textId="77777777" w:rsidR="001509BE" w:rsidRDefault="001509BE" w:rsidP="00B05EDA">
      <w:pPr>
        <w:pStyle w:val="ab"/>
      </w:pPr>
      <w:r w:rsidRPr="006477B1">
        <w:lastRenderedPageBreak/>
        <w:t>Пенсионный</w:t>
      </w:r>
      <w:r>
        <w:t xml:space="preserve"> фонд Российской Федерации (ПФ).</w:t>
      </w:r>
    </w:p>
    <w:p w14:paraId="3EE63B19" w14:textId="77777777" w:rsidR="001509BE" w:rsidRDefault="001509BE" w:rsidP="00B05EDA">
      <w:pPr>
        <w:pStyle w:val="ab"/>
      </w:pPr>
      <w:r w:rsidRPr="006477B1">
        <w:t>Фонд социального страхов</w:t>
      </w:r>
      <w:r>
        <w:t>ания Российской Федерации (ФСС).</w:t>
      </w:r>
    </w:p>
    <w:p w14:paraId="217607D9" w14:textId="77777777" w:rsidR="001509BE" w:rsidRPr="006477B1" w:rsidRDefault="001509BE" w:rsidP="00B05EDA">
      <w:pPr>
        <w:pStyle w:val="ab"/>
      </w:pPr>
      <w:r>
        <w:t>Ф</w:t>
      </w:r>
      <w:r w:rsidRPr="006477B1">
        <w:t>онд обязательн</w:t>
      </w:r>
      <w:r>
        <w:t>ого медицинского страхования (ФОМС).</w:t>
      </w:r>
    </w:p>
    <w:p w14:paraId="4817DA89" w14:textId="77777777" w:rsidR="001509BE" w:rsidRPr="00121BC6" w:rsidRDefault="001509BE" w:rsidP="001509BE">
      <w:pPr>
        <w:pStyle w:val="afff3"/>
      </w:pPr>
      <w:r w:rsidRPr="00121BC6">
        <w:t>Взносы в ПФ составляют</w:t>
      </w:r>
      <w:r>
        <w:t xml:space="preserve"> 22% от ФОТ, в ФСС – 2,9% и в Ф</w:t>
      </w:r>
      <w:r w:rsidRPr="00121BC6">
        <w:t>ОМС – 5,1%.</w:t>
      </w:r>
    </w:p>
    <w:p w14:paraId="56279747" w14:textId="03A8A4BD" w:rsidR="001509BE" w:rsidRPr="006477B1" w:rsidRDefault="001509BE" w:rsidP="00B05EDA">
      <w:pPr>
        <w:pStyle w:val="ab"/>
        <w:numPr>
          <w:ilvl w:val="0"/>
          <w:numId w:val="7"/>
        </w:numPr>
      </w:pPr>
      <w:r w:rsidRPr="006477B1">
        <w:t xml:space="preserve">ПФ: </w:t>
      </w:r>
      <w:r>
        <w:t xml:space="preserve">46398 </w:t>
      </w:r>
      <w:r w:rsidRPr="006477B1">
        <w:t xml:space="preserve">руб. </w:t>
      </w:r>
      <m:oMath>
        <m:r>
          <w:rPr>
            <w:rFonts w:ascii="Cambria Math" w:hAnsi="Cambria Math"/>
          </w:rPr>
          <m:t>×</m:t>
        </m:r>
      </m:oMath>
      <w:r w:rsidRPr="006477B1">
        <w:t xml:space="preserve"> </w:t>
      </w:r>
      <w:r w:rsidR="00B75CB4" w:rsidRPr="00B05EDA">
        <w:rPr>
          <w:lang w:val="en-US"/>
        </w:rPr>
        <w:t>0,</w:t>
      </w:r>
      <w:r w:rsidR="00B75CB4">
        <w:t xml:space="preserve">22 </w:t>
      </w:r>
      <w:r w:rsidRPr="006477B1">
        <w:t xml:space="preserve"> </w:t>
      </w:r>
      <m:oMath>
        <m:r>
          <w:rPr>
            <w:rFonts w:ascii="Cambria Math" w:hAnsi="Cambria Math"/>
          </w:rPr>
          <m:t>≈</m:t>
        </m:r>
      </m:oMath>
      <w:r>
        <w:t xml:space="preserve"> </w:t>
      </w:r>
      <w:r w:rsidRPr="00B05EDA">
        <w:rPr>
          <w:lang w:val="en-US"/>
        </w:rPr>
        <w:t>10207</w:t>
      </w:r>
      <w:r w:rsidRPr="006477B1">
        <w:t xml:space="preserve"> руб.</w:t>
      </w:r>
    </w:p>
    <w:p w14:paraId="47E37302" w14:textId="23FFF1CA" w:rsidR="001509BE" w:rsidRPr="006477B1" w:rsidRDefault="001509BE" w:rsidP="00B05EDA">
      <w:pPr>
        <w:pStyle w:val="ab"/>
      </w:pPr>
      <w:r w:rsidRPr="006477B1">
        <w:t xml:space="preserve">ФСС: </w:t>
      </w:r>
      <w:r>
        <w:t xml:space="preserve">46398 </w:t>
      </w:r>
      <w:r w:rsidRPr="006477B1">
        <w:t xml:space="preserve">руб. </w:t>
      </w:r>
      <m:oMath>
        <m:r>
          <w:rPr>
            <w:rFonts w:ascii="Cambria Math" w:hAnsi="Cambria Math"/>
          </w:rPr>
          <m:t>×</m:t>
        </m:r>
      </m:oMath>
      <w:r w:rsidR="00B75CB4">
        <w:t xml:space="preserve"> </w:t>
      </w:r>
      <w:r w:rsidR="00B75CB4">
        <w:rPr>
          <w:lang w:val="en-US"/>
        </w:rPr>
        <w:t>0,0</w:t>
      </w:r>
      <w:r w:rsidR="00B75CB4">
        <w:t xml:space="preserve">29 </w:t>
      </w:r>
      <w:r w:rsidRPr="006477B1">
        <w:t xml:space="preserve"> </w:t>
      </w:r>
      <m:oMath>
        <m:r>
          <w:rPr>
            <w:rFonts w:ascii="Cambria Math" w:hAnsi="Cambria Math"/>
          </w:rPr>
          <m:t>≈</m:t>
        </m:r>
      </m:oMath>
      <w:r w:rsidRPr="006477B1">
        <w:t xml:space="preserve"> </w:t>
      </w:r>
      <w:r>
        <w:rPr>
          <w:lang w:val="en-US"/>
        </w:rPr>
        <w:t>1346</w:t>
      </w:r>
      <w:r w:rsidRPr="006477B1">
        <w:t xml:space="preserve"> руб.</w:t>
      </w:r>
    </w:p>
    <w:p w14:paraId="7BBFE2FF" w14:textId="51B02811" w:rsidR="001509BE" w:rsidRPr="006477B1" w:rsidRDefault="001509BE" w:rsidP="00B05EDA">
      <w:pPr>
        <w:pStyle w:val="ab"/>
      </w:pPr>
      <w:r w:rsidRPr="006477B1">
        <w:t xml:space="preserve">ФОМС: </w:t>
      </w:r>
      <w:r>
        <w:t xml:space="preserve">46398 </w:t>
      </w:r>
      <w:r w:rsidRPr="006477B1">
        <w:t xml:space="preserve">руб. </w:t>
      </w:r>
      <m:oMath>
        <m:r>
          <w:rPr>
            <w:rFonts w:ascii="Cambria Math" w:hAnsi="Cambria Math"/>
          </w:rPr>
          <m:t>×</m:t>
        </m:r>
      </m:oMath>
      <w:r w:rsidR="00B75CB4">
        <w:t xml:space="preserve"> </w:t>
      </w:r>
      <w:r w:rsidR="00B75CB4">
        <w:rPr>
          <w:lang w:val="en-US"/>
        </w:rPr>
        <w:t>0,0</w:t>
      </w:r>
      <w:r w:rsidR="00B75CB4">
        <w:t xml:space="preserve">51 </w:t>
      </w:r>
      <w:r w:rsidRPr="006477B1">
        <w:t xml:space="preserve"> </w:t>
      </w:r>
      <m:oMath>
        <m:r>
          <w:rPr>
            <w:rFonts w:ascii="Cambria Math" w:hAnsi="Cambria Math"/>
          </w:rPr>
          <m:t>≈</m:t>
        </m:r>
      </m:oMath>
      <w:r>
        <w:t xml:space="preserve"> 2366</w:t>
      </w:r>
      <w:r w:rsidRPr="006477B1">
        <w:t xml:space="preserve"> руб.</w:t>
      </w:r>
    </w:p>
    <w:p w14:paraId="0B745796" w14:textId="77777777" w:rsidR="001509BE" w:rsidRPr="00121BC6" w:rsidRDefault="001509BE" w:rsidP="001509BE">
      <w:pPr>
        <w:pStyle w:val="afff3"/>
      </w:pPr>
      <w:r w:rsidRPr="00121BC6">
        <w:t>Общая сумма всех этих взносов является суммой взносов во внебюджетные фонды.</w:t>
      </w:r>
    </w:p>
    <w:p w14:paraId="0950CE37" w14:textId="77777777" w:rsidR="001509BE" w:rsidRPr="00121BC6" w:rsidRDefault="001509BE" w:rsidP="001509BE">
      <w:pPr>
        <w:spacing w:before="100" w:beforeAutospacing="1"/>
        <w:jc w:val="center"/>
        <w:rPr>
          <w:rFonts w:eastAsia="Calibri"/>
          <w:szCs w:val="28"/>
        </w:rPr>
      </w:pPr>
      <w:r w:rsidRPr="00121BC6">
        <w:rPr>
          <w:rFonts w:eastAsia="Times New Roman"/>
          <w:szCs w:val="28"/>
          <w:lang w:eastAsia="ar-SA"/>
        </w:rPr>
        <w:t>С</w:t>
      </w:r>
      <w:r w:rsidRPr="00121BC6">
        <w:rPr>
          <w:rFonts w:eastAsia="Times New Roman"/>
          <w:szCs w:val="28"/>
          <w:vertAlign w:val="subscript"/>
          <w:lang w:eastAsia="ar-SA"/>
        </w:rPr>
        <w:t xml:space="preserve">вф </w:t>
      </w:r>
      <w:r w:rsidRPr="00121BC6">
        <w:rPr>
          <w:rFonts w:eastAsia="Times New Roman"/>
          <w:szCs w:val="28"/>
          <w:lang w:eastAsia="ar-SA"/>
        </w:rPr>
        <w:t xml:space="preserve">= </w:t>
      </w:r>
      <w:r>
        <w:rPr>
          <w:szCs w:val="28"/>
        </w:rPr>
        <w:t xml:space="preserve">10207 + 1346 + 2366 </w:t>
      </w:r>
      <w:r w:rsidRPr="006477B1">
        <w:rPr>
          <w:rFonts w:eastAsia="Calibri"/>
          <w:szCs w:val="28"/>
        </w:rPr>
        <w:t xml:space="preserve">= </w:t>
      </w:r>
      <w:r>
        <w:rPr>
          <w:rFonts w:eastAsia="Calibri"/>
          <w:szCs w:val="28"/>
        </w:rPr>
        <w:t>13919</w:t>
      </w:r>
      <w:r w:rsidRPr="006477B1">
        <w:rPr>
          <w:rFonts w:eastAsia="Calibri"/>
          <w:szCs w:val="28"/>
        </w:rPr>
        <w:t xml:space="preserve"> руб</w:t>
      </w:r>
      <w:r w:rsidRPr="00121BC6">
        <w:rPr>
          <w:rFonts w:eastAsia="Calibri"/>
          <w:szCs w:val="28"/>
        </w:rPr>
        <w:t>.</w:t>
      </w:r>
      <w:r>
        <w:rPr>
          <w:rFonts w:eastAsia="Calibri"/>
          <w:szCs w:val="28"/>
        </w:rPr>
        <w:t>, где</w:t>
      </w:r>
    </w:p>
    <w:p w14:paraId="7C03DAB6" w14:textId="77777777" w:rsidR="001509BE" w:rsidRDefault="001509BE" w:rsidP="001509BE">
      <w:pPr>
        <w:pStyle w:val="afff3"/>
      </w:pPr>
      <w:r w:rsidRPr="00121BC6">
        <w:t>С</w:t>
      </w:r>
      <w:r w:rsidRPr="00121BC6">
        <w:rPr>
          <w:vertAlign w:val="subscript"/>
        </w:rPr>
        <w:t xml:space="preserve">вф </w:t>
      </w:r>
      <w:r w:rsidRPr="00121BC6">
        <w:t>– величина взносов во внебюджетные фонды.</w:t>
      </w:r>
    </w:p>
    <w:p w14:paraId="3AEA63F1" w14:textId="77777777" w:rsidR="001509BE" w:rsidRPr="00924E85" w:rsidRDefault="001509BE" w:rsidP="00B05EDA">
      <w:pPr>
        <w:pStyle w:val="36"/>
        <w:numPr>
          <w:ilvl w:val="2"/>
          <w:numId w:val="4"/>
        </w:numPr>
      </w:pPr>
      <w:bookmarkStart w:id="493" w:name="_Toc437952949"/>
      <w:bookmarkStart w:id="494" w:name="_Toc453256163"/>
      <w:r w:rsidRPr="00924E85">
        <w:t xml:space="preserve">Расчет </w:t>
      </w:r>
      <w:r w:rsidRPr="009D72B1">
        <w:t>непредвиденных</w:t>
      </w:r>
      <w:r w:rsidRPr="00924E85">
        <w:t xml:space="preserve"> расходов</w:t>
      </w:r>
      <w:bookmarkEnd w:id="493"/>
      <w:bookmarkEnd w:id="494"/>
    </w:p>
    <w:p w14:paraId="4D08D6B6" w14:textId="77777777" w:rsidR="001509BE" w:rsidRPr="00121BC6" w:rsidRDefault="001509BE" w:rsidP="001509BE">
      <w:pPr>
        <w:pStyle w:val="afff3"/>
      </w:pPr>
      <w:r w:rsidRPr="00121BC6">
        <w:t>Непредвиденные расходы рассчитываются как 10% от фонда оплаты труда и составляют:</w:t>
      </w:r>
    </w:p>
    <w:p w14:paraId="6721ECDD" w14:textId="6808757A" w:rsidR="001509BE" w:rsidRPr="00121BC6" w:rsidRDefault="001509BE" w:rsidP="001509BE">
      <w:pPr>
        <w:jc w:val="center"/>
        <w:rPr>
          <w:rFonts w:eastAsia="Calibri"/>
          <w:szCs w:val="28"/>
        </w:rPr>
      </w:pPr>
      <w:r w:rsidRPr="00121BC6">
        <w:rPr>
          <w:rFonts w:eastAsia="Times New Roman"/>
          <w:szCs w:val="28"/>
          <w:lang w:eastAsia="ar-SA"/>
        </w:rPr>
        <w:t>С</w:t>
      </w:r>
      <w:r w:rsidRPr="00121BC6">
        <w:rPr>
          <w:rFonts w:eastAsia="Times New Roman"/>
          <w:szCs w:val="28"/>
          <w:vertAlign w:val="subscript"/>
          <w:lang w:eastAsia="ar-SA"/>
        </w:rPr>
        <w:t xml:space="preserve">нр </w:t>
      </w:r>
      <w:r w:rsidRPr="00121BC6">
        <w:rPr>
          <w:rFonts w:eastAsia="Times New Roman"/>
          <w:szCs w:val="28"/>
          <w:lang w:eastAsia="ar-SA"/>
        </w:rPr>
        <w:t xml:space="preserve">= </w:t>
      </w:r>
      <w:r>
        <w:rPr>
          <w:szCs w:val="28"/>
        </w:rPr>
        <w:t xml:space="preserve">46398 </w:t>
      </w:r>
      <w:r w:rsidRPr="00121BC6">
        <w:rPr>
          <w:rFonts w:eastAsia="Times New Roman"/>
          <w:szCs w:val="28"/>
          <w:lang w:eastAsia="ar-SA"/>
        </w:rPr>
        <w:t xml:space="preserve">руб. </w:t>
      </w:r>
      <m:oMath>
        <m:r>
          <w:rPr>
            <w:rFonts w:ascii="Cambria Math" w:eastAsia="Times New Roman" w:hAnsi="Cambria Math"/>
            <w:szCs w:val="28"/>
          </w:rPr>
          <m:t>×</m:t>
        </m:r>
      </m:oMath>
      <w:r w:rsidR="00B75CB4">
        <w:rPr>
          <w:rFonts w:eastAsia="Times New Roman"/>
          <w:szCs w:val="28"/>
        </w:rPr>
        <w:t xml:space="preserve"> </w:t>
      </w:r>
      <w:r w:rsidR="00B75CB4">
        <w:rPr>
          <w:rFonts w:eastAsia="Times New Roman"/>
          <w:szCs w:val="28"/>
          <w:lang w:val="en-US"/>
        </w:rPr>
        <w:t>0,</w:t>
      </w:r>
      <w:r w:rsidR="00B75CB4">
        <w:rPr>
          <w:rFonts w:eastAsia="Times New Roman"/>
          <w:szCs w:val="28"/>
        </w:rPr>
        <w:t>10</w:t>
      </w:r>
      <w:r w:rsidRPr="00121BC6">
        <w:rPr>
          <w:rFonts w:eastAsia="Times New Roman"/>
          <w:szCs w:val="28"/>
        </w:rPr>
        <w:t xml:space="preserve"> </w:t>
      </w:r>
      <w:r w:rsidRPr="00121BC6">
        <w:rPr>
          <w:rFonts w:eastAsia="Calibri"/>
          <w:szCs w:val="28"/>
        </w:rPr>
        <w:t xml:space="preserve">= </w:t>
      </w:r>
      <w:r>
        <w:rPr>
          <w:rFonts w:eastAsia="Times New Roman"/>
          <w:szCs w:val="28"/>
          <w:lang w:eastAsia="ar-SA"/>
        </w:rPr>
        <w:t xml:space="preserve">4640 </w:t>
      </w:r>
      <w:r w:rsidRPr="00121BC6">
        <w:rPr>
          <w:rFonts w:eastAsia="Calibri"/>
          <w:szCs w:val="28"/>
        </w:rPr>
        <w:t>руб.</w:t>
      </w:r>
      <w:r>
        <w:rPr>
          <w:rFonts w:eastAsia="Calibri"/>
          <w:szCs w:val="28"/>
        </w:rPr>
        <w:t>, где</w:t>
      </w:r>
    </w:p>
    <w:p w14:paraId="1B88D7F1" w14:textId="77777777" w:rsidR="001509BE" w:rsidRDefault="001509BE" w:rsidP="001509BE">
      <w:pPr>
        <w:pStyle w:val="afff3"/>
      </w:pPr>
      <w:r w:rsidRPr="00121BC6">
        <w:t>С</w:t>
      </w:r>
      <w:r w:rsidRPr="00121BC6">
        <w:rPr>
          <w:vertAlign w:val="subscript"/>
        </w:rPr>
        <w:t>нр</w:t>
      </w:r>
      <w:r w:rsidRPr="00121BC6">
        <w:t xml:space="preserve"> – величина непредвиденных расходов.</w:t>
      </w:r>
    </w:p>
    <w:p w14:paraId="6BD1037A" w14:textId="77777777" w:rsidR="001509BE" w:rsidRPr="00924E85" w:rsidRDefault="001509BE" w:rsidP="00B05EDA">
      <w:pPr>
        <w:pStyle w:val="36"/>
        <w:numPr>
          <w:ilvl w:val="2"/>
          <w:numId w:val="4"/>
        </w:numPr>
      </w:pPr>
      <w:bookmarkStart w:id="495" w:name="_Toc437952950"/>
      <w:bookmarkStart w:id="496" w:name="_Toc453256164"/>
      <w:r w:rsidRPr="00924E85">
        <w:t>Расчет итоговой себестоимости</w:t>
      </w:r>
      <w:bookmarkEnd w:id="495"/>
      <w:bookmarkEnd w:id="496"/>
    </w:p>
    <w:p w14:paraId="4C7F51BC" w14:textId="77777777" w:rsidR="001509BE" w:rsidRPr="00121BC6" w:rsidRDefault="001509BE" w:rsidP="001509BE">
      <w:pPr>
        <w:pStyle w:val="afff3"/>
      </w:pPr>
      <w:r w:rsidRPr="00121BC6">
        <w:t>Сложив расход</w:t>
      </w:r>
      <w:r>
        <w:t>ы по всем элементам, отображенным в таблице 6</w:t>
      </w:r>
      <w:r w:rsidRPr="00121BC6">
        <w:t>, получим сумму себестоимости разработки ПП:</w:t>
      </w:r>
    </w:p>
    <w:p w14:paraId="4B6F8139" w14:textId="77777777" w:rsidR="001509BE" w:rsidRPr="00B15B3D" w:rsidRDefault="001509BE" w:rsidP="001509BE">
      <w:pPr>
        <w:jc w:val="center"/>
        <w:rPr>
          <w:rFonts w:eastAsia="Times New Roman"/>
          <w:szCs w:val="28"/>
          <w:lang w:eastAsia="ar-SA"/>
        </w:rPr>
      </w:pPr>
      <w:r w:rsidRPr="00121BC6">
        <w:rPr>
          <w:rFonts w:eastAsia="Times New Roman"/>
          <w:szCs w:val="28"/>
          <w:lang w:eastAsia="ar-SA"/>
        </w:rPr>
        <w:t>С</w:t>
      </w:r>
      <w:r w:rsidRPr="00121BC6">
        <w:rPr>
          <w:rFonts w:eastAsia="Times New Roman"/>
          <w:szCs w:val="28"/>
          <w:vertAlign w:val="subscript"/>
          <w:lang w:val="en-US" w:eastAsia="ar-SA"/>
        </w:rPr>
        <w:t>p</w:t>
      </w:r>
      <w:r w:rsidRPr="00121BC6">
        <w:rPr>
          <w:rFonts w:eastAsia="Times New Roman"/>
          <w:i/>
          <w:szCs w:val="28"/>
          <w:lang w:eastAsia="ar-SA"/>
        </w:rPr>
        <w:t>=</w:t>
      </w:r>
      <w:r w:rsidRPr="00121BC6">
        <w:rPr>
          <w:rFonts w:eastAsia="Times New Roman"/>
          <w:szCs w:val="28"/>
          <w:lang w:eastAsia="ar-SA"/>
        </w:rPr>
        <w:t xml:space="preserve"> С</w:t>
      </w:r>
      <w:r w:rsidRPr="00121BC6">
        <w:rPr>
          <w:rFonts w:eastAsia="Times New Roman"/>
          <w:szCs w:val="28"/>
          <w:vertAlign w:val="subscript"/>
          <w:lang w:eastAsia="ar-SA"/>
        </w:rPr>
        <w:t>ос</w:t>
      </w:r>
      <w:r w:rsidRPr="00121BC6">
        <w:rPr>
          <w:rFonts w:eastAsia="Times New Roman"/>
          <w:szCs w:val="28"/>
          <w:lang w:eastAsia="ar-SA"/>
        </w:rPr>
        <w:t>+ С</w:t>
      </w:r>
      <w:r w:rsidRPr="00121BC6">
        <w:rPr>
          <w:rFonts w:eastAsia="Times New Roman"/>
          <w:szCs w:val="28"/>
          <w:vertAlign w:val="subscript"/>
          <w:lang w:eastAsia="ar-SA"/>
        </w:rPr>
        <w:t>ок</w:t>
      </w:r>
      <w:r w:rsidRPr="00121BC6">
        <w:rPr>
          <w:rFonts w:eastAsia="Times New Roman"/>
          <w:szCs w:val="28"/>
          <w:lang w:eastAsia="ar-SA"/>
        </w:rPr>
        <w:t xml:space="preserve"> +С</w:t>
      </w:r>
      <w:r w:rsidRPr="00121BC6">
        <w:rPr>
          <w:rFonts w:eastAsia="Times New Roman"/>
          <w:szCs w:val="28"/>
          <w:vertAlign w:val="subscript"/>
          <w:lang w:eastAsia="ar-SA"/>
        </w:rPr>
        <w:t>зп</w:t>
      </w:r>
      <w:r w:rsidRPr="00121BC6">
        <w:rPr>
          <w:rFonts w:eastAsia="Times New Roman"/>
          <w:szCs w:val="28"/>
          <w:lang w:eastAsia="ar-SA"/>
        </w:rPr>
        <w:t xml:space="preserve"> + С</w:t>
      </w:r>
      <w:r w:rsidRPr="00121BC6">
        <w:rPr>
          <w:rFonts w:eastAsia="Times New Roman"/>
          <w:szCs w:val="28"/>
          <w:vertAlign w:val="subscript"/>
          <w:lang w:eastAsia="ar-SA"/>
        </w:rPr>
        <w:t>вф</w:t>
      </w:r>
      <w:r w:rsidRPr="00121BC6">
        <w:rPr>
          <w:rFonts w:eastAsia="Times New Roman"/>
          <w:szCs w:val="28"/>
          <w:lang w:eastAsia="ar-SA"/>
        </w:rPr>
        <w:t xml:space="preserve"> + С</w:t>
      </w:r>
      <w:r w:rsidRPr="00121BC6">
        <w:rPr>
          <w:rFonts w:eastAsia="Times New Roman"/>
          <w:szCs w:val="28"/>
          <w:vertAlign w:val="subscript"/>
          <w:lang w:eastAsia="ar-SA"/>
        </w:rPr>
        <w:t>нр</w:t>
      </w:r>
      <w:r w:rsidRPr="00121BC6">
        <w:rPr>
          <w:rFonts w:eastAsia="Times New Roman"/>
          <w:i/>
          <w:szCs w:val="28"/>
          <w:lang w:eastAsia="ar-SA"/>
        </w:rPr>
        <w:t xml:space="preserve"> </w:t>
      </w:r>
      <w:r w:rsidRPr="00121BC6">
        <w:rPr>
          <w:rFonts w:eastAsia="Calibri"/>
          <w:szCs w:val="28"/>
          <w:lang w:eastAsia="ar-SA"/>
        </w:rPr>
        <w:t xml:space="preserve">= </w:t>
      </w:r>
      <w:r>
        <w:rPr>
          <w:rFonts w:eastAsia="Calibri"/>
          <w:szCs w:val="28"/>
          <w:lang w:eastAsia="ar-SA"/>
        </w:rPr>
        <w:t xml:space="preserve">3931 + 18024 </w:t>
      </w:r>
      <w:r w:rsidRPr="00121BC6">
        <w:rPr>
          <w:rFonts w:eastAsia="Calibri"/>
          <w:szCs w:val="28"/>
          <w:lang w:eastAsia="ar-SA"/>
        </w:rPr>
        <w:t xml:space="preserve">+ </w:t>
      </w:r>
      <w:r>
        <w:rPr>
          <w:color w:val="000000"/>
          <w:szCs w:val="28"/>
        </w:rPr>
        <w:t xml:space="preserve">46398 </w:t>
      </w:r>
      <w:r>
        <w:rPr>
          <w:rFonts w:eastAsia="Calibri"/>
          <w:szCs w:val="28"/>
          <w:lang w:eastAsia="ar-SA"/>
        </w:rPr>
        <w:t xml:space="preserve">+ </w:t>
      </w:r>
      <w:r>
        <w:rPr>
          <w:rFonts w:eastAsia="Calibri"/>
          <w:szCs w:val="28"/>
        </w:rPr>
        <w:t xml:space="preserve">13919 </w:t>
      </w:r>
      <w:r w:rsidRPr="00121BC6">
        <w:rPr>
          <w:rFonts w:eastAsia="Calibri"/>
          <w:szCs w:val="28"/>
          <w:lang w:eastAsia="ar-SA"/>
        </w:rPr>
        <w:t>+</w:t>
      </w:r>
      <w:r>
        <w:rPr>
          <w:rFonts w:eastAsia="Calibri"/>
          <w:szCs w:val="28"/>
          <w:lang w:eastAsia="ar-SA"/>
        </w:rPr>
        <w:t xml:space="preserve"> </w:t>
      </w:r>
      <w:r>
        <w:rPr>
          <w:rFonts w:eastAsia="Times New Roman"/>
          <w:szCs w:val="28"/>
          <w:lang w:eastAsia="ar-SA"/>
        </w:rPr>
        <w:t>4640</w:t>
      </w:r>
      <m:oMath>
        <m:r>
          <w:rPr>
            <w:rFonts w:ascii="Cambria Math" w:eastAsia="Times New Roman" w:hAnsi="Cambria Math"/>
            <w:szCs w:val="28"/>
            <w:lang w:eastAsia="ar-SA"/>
          </w:rPr>
          <m:t xml:space="preserve"> ≈</m:t>
        </m:r>
      </m:oMath>
      <w:r w:rsidRPr="00121BC6">
        <w:rPr>
          <w:rFonts w:eastAsia="Times New Roman"/>
          <w:szCs w:val="28"/>
          <w:lang w:eastAsia="ar-SA"/>
        </w:rPr>
        <w:t xml:space="preserve"> </w:t>
      </w:r>
    </w:p>
    <w:p w14:paraId="0FBD3F14" w14:textId="77777777" w:rsidR="001509BE" w:rsidRPr="00B15B3D" w:rsidRDefault="001509BE" w:rsidP="001509BE">
      <w:pPr>
        <w:jc w:val="center"/>
        <w:rPr>
          <w:rFonts w:eastAsia="Times New Roman"/>
          <w:szCs w:val="28"/>
          <w:lang w:eastAsia="ar-SA"/>
        </w:rPr>
      </w:pPr>
      <m:oMath>
        <m:r>
          <w:rPr>
            <w:rFonts w:ascii="Cambria Math" w:eastAsia="Times New Roman" w:hAnsi="Cambria Math"/>
            <w:szCs w:val="28"/>
            <w:lang w:eastAsia="ar-SA"/>
          </w:rPr>
          <m:t>≈</m:t>
        </m:r>
      </m:oMath>
      <w:r w:rsidRPr="00121BC6">
        <w:rPr>
          <w:rFonts w:eastAsia="Times New Roman"/>
          <w:szCs w:val="28"/>
          <w:lang w:eastAsia="ar-SA"/>
        </w:rPr>
        <w:t xml:space="preserve"> </w:t>
      </w:r>
      <w:r>
        <w:rPr>
          <w:color w:val="000000"/>
          <w:szCs w:val="28"/>
        </w:rPr>
        <w:t>86912</w:t>
      </w:r>
      <w:r w:rsidRPr="00121BC6">
        <w:rPr>
          <w:rFonts w:eastAsia="Times New Roman"/>
          <w:szCs w:val="28"/>
          <w:lang w:eastAsia="ar-SA"/>
        </w:rPr>
        <w:t xml:space="preserve"> (руб</w:t>
      </w:r>
      <w:r w:rsidRPr="00121BC6">
        <w:rPr>
          <w:rFonts w:eastAsia="Calibri"/>
          <w:szCs w:val="28"/>
          <w:lang w:eastAsia="ar-SA"/>
        </w:rPr>
        <w:t>.)</w:t>
      </w:r>
      <w:r>
        <w:rPr>
          <w:rFonts w:eastAsia="Calibri"/>
          <w:szCs w:val="28"/>
          <w:lang w:eastAsia="ar-SA"/>
        </w:rPr>
        <w:t>, где</w:t>
      </w:r>
    </w:p>
    <w:p w14:paraId="6A298DCC" w14:textId="77777777" w:rsidR="001509BE" w:rsidRDefault="001509BE" w:rsidP="001509BE">
      <w:pPr>
        <w:pStyle w:val="afff3"/>
      </w:pPr>
      <w:r w:rsidRPr="00121BC6">
        <w:t>С</w:t>
      </w:r>
      <w:r w:rsidRPr="00121BC6">
        <w:rPr>
          <w:vertAlign w:val="subscript"/>
        </w:rPr>
        <w:t>р</w:t>
      </w:r>
      <w:r w:rsidRPr="00121BC6">
        <w:t xml:space="preserve"> – себестоимость проекта.</w:t>
      </w:r>
    </w:p>
    <w:p w14:paraId="7BFDDB23" w14:textId="77777777" w:rsidR="00892C2D" w:rsidRDefault="00892C2D">
      <w:pPr>
        <w:spacing w:line="240" w:lineRule="auto"/>
        <w:contextualSpacing w:val="0"/>
        <w:jc w:val="left"/>
        <w:rPr>
          <w:rFonts w:eastAsia="Calibri"/>
          <w:szCs w:val="28"/>
          <w:lang w:val="x-none" w:eastAsia="en-US"/>
        </w:rPr>
      </w:pPr>
      <w:r>
        <w:br w:type="page"/>
      </w:r>
    </w:p>
    <w:p w14:paraId="5731B967" w14:textId="7E8CD615" w:rsidR="001509BE" w:rsidRPr="00121BC6" w:rsidRDefault="001509BE" w:rsidP="001509BE">
      <w:pPr>
        <w:pStyle w:val="afc"/>
      </w:pPr>
      <w:r>
        <w:lastRenderedPageBreak/>
        <w:t>Таблица 6</w:t>
      </w:r>
    </w:p>
    <w:p w14:paraId="29A28CA5" w14:textId="77777777" w:rsidR="001509BE" w:rsidRPr="00121BC6" w:rsidRDefault="001509BE" w:rsidP="001509BE">
      <w:pPr>
        <w:keepNext/>
        <w:jc w:val="center"/>
        <w:rPr>
          <w:rFonts w:eastAsia="Times New Roman"/>
          <w:szCs w:val="28"/>
        </w:rPr>
      </w:pPr>
      <w:r w:rsidRPr="00121BC6">
        <w:rPr>
          <w:rFonts w:eastAsia="Times New Roman"/>
          <w:szCs w:val="28"/>
        </w:rPr>
        <w:t>Общая себестоимость проекта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854"/>
        <w:gridCol w:w="2779"/>
        <w:gridCol w:w="2985"/>
      </w:tblGrid>
      <w:tr w:rsidR="001509BE" w:rsidRPr="00E96413" w14:paraId="10AB776E" w14:textId="77777777" w:rsidTr="0000185F">
        <w:trPr>
          <w:trHeight w:val="417"/>
        </w:trPr>
        <w:tc>
          <w:tcPr>
            <w:tcW w:w="36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BFA62D1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Элемент затрат</w:t>
            </w:r>
          </w:p>
        </w:tc>
        <w:tc>
          <w:tcPr>
            <w:tcW w:w="26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ADD3B4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Сумма, руб.</w:t>
            </w:r>
          </w:p>
        </w:tc>
        <w:tc>
          <w:tcPr>
            <w:tcW w:w="28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9F69D2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Доля, %</w:t>
            </w:r>
          </w:p>
        </w:tc>
      </w:tr>
      <w:tr w:rsidR="001509BE" w:rsidRPr="00E96413" w14:paraId="6062351D" w14:textId="77777777" w:rsidTr="0000185F">
        <w:trPr>
          <w:trHeight w:val="417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117E25" w14:textId="77777777" w:rsidR="001509BE" w:rsidRPr="00E96413" w:rsidRDefault="001509BE" w:rsidP="0000185F">
            <w:pPr>
              <w:pStyle w:val="affff8"/>
            </w:pPr>
            <w:r w:rsidRPr="00E96413">
              <w:t>Оборотные средства</w:t>
            </w:r>
          </w:p>
        </w:tc>
        <w:tc>
          <w:tcPr>
            <w:tcW w:w="26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211A59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18024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FC980E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20,8</w:t>
            </w:r>
          </w:p>
        </w:tc>
      </w:tr>
      <w:tr w:rsidR="001509BE" w:rsidRPr="00E96413" w14:paraId="61511F5E" w14:textId="77777777" w:rsidTr="0000185F">
        <w:trPr>
          <w:trHeight w:val="417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29C862F" w14:textId="77777777" w:rsidR="001509BE" w:rsidRPr="00E96413" w:rsidRDefault="001509BE" w:rsidP="0000185F">
            <w:pPr>
              <w:pStyle w:val="affff8"/>
            </w:pPr>
            <w:r w:rsidRPr="00E96413">
              <w:t>Основные фонды</w:t>
            </w:r>
          </w:p>
        </w:tc>
        <w:tc>
          <w:tcPr>
            <w:tcW w:w="26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47B16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3931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82D5CF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4,5</w:t>
            </w:r>
          </w:p>
        </w:tc>
      </w:tr>
      <w:tr w:rsidR="001509BE" w:rsidRPr="00E96413" w14:paraId="70BEDE5D" w14:textId="77777777" w:rsidTr="0000185F">
        <w:trPr>
          <w:trHeight w:val="417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2D49B2" w14:textId="77777777" w:rsidR="001509BE" w:rsidRPr="00E96413" w:rsidRDefault="001509BE" w:rsidP="0000185F">
            <w:pPr>
              <w:pStyle w:val="affff8"/>
            </w:pPr>
            <w:r w:rsidRPr="00E96413">
              <w:t>Фонд оплаты труда</w:t>
            </w:r>
          </w:p>
        </w:tc>
        <w:tc>
          <w:tcPr>
            <w:tcW w:w="26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0DE65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46398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0B364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53,5</w:t>
            </w:r>
          </w:p>
        </w:tc>
      </w:tr>
      <w:tr w:rsidR="001509BE" w:rsidRPr="00E96413" w14:paraId="009D757E" w14:textId="77777777" w:rsidTr="0000185F">
        <w:trPr>
          <w:trHeight w:val="417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5658A39" w14:textId="77777777" w:rsidR="001509BE" w:rsidRPr="00E96413" w:rsidRDefault="001509BE" w:rsidP="0000185F">
            <w:pPr>
              <w:pStyle w:val="affff8"/>
            </w:pPr>
            <w:r w:rsidRPr="00E96413">
              <w:t>Взносы во внебюджетные фонды</w:t>
            </w:r>
          </w:p>
        </w:tc>
        <w:tc>
          <w:tcPr>
            <w:tcW w:w="26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4910A" w14:textId="77777777" w:rsidR="001509BE" w:rsidRPr="00E96413" w:rsidRDefault="001509BE" w:rsidP="0000185F">
            <w:pPr>
              <w:pStyle w:val="affff8"/>
              <w:jc w:val="center"/>
            </w:pPr>
            <w:r>
              <w:rPr>
                <w:rFonts w:eastAsia="Calibri"/>
              </w:rPr>
              <w:t>13919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CE86D" w14:textId="77777777" w:rsidR="001509BE" w:rsidRPr="00E96413" w:rsidRDefault="001509BE" w:rsidP="0000185F">
            <w:pPr>
              <w:pStyle w:val="affff8"/>
              <w:jc w:val="center"/>
              <w:rPr>
                <w:lang w:val="en-US"/>
              </w:rPr>
            </w:pPr>
            <w:r w:rsidRPr="00E96413">
              <w:t>16</w:t>
            </w:r>
            <w:r w:rsidRPr="00E96413">
              <w:rPr>
                <w:lang w:val="en-US"/>
              </w:rPr>
              <w:t>,0</w:t>
            </w:r>
          </w:p>
        </w:tc>
      </w:tr>
      <w:tr w:rsidR="001509BE" w:rsidRPr="00E96413" w14:paraId="77543DB0" w14:textId="77777777" w:rsidTr="0000185F">
        <w:trPr>
          <w:trHeight w:val="417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3B118B9" w14:textId="77777777" w:rsidR="001509BE" w:rsidRPr="00E96413" w:rsidRDefault="001509BE" w:rsidP="0000185F">
            <w:pPr>
              <w:pStyle w:val="affff8"/>
            </w:pPr>
            <w:r w:rsidRPr="00E96413">
              <w:t>Непредвиденные расходы</w:t>
            </w:r>
          </w:p>
        </w:tc>
        <w:tc>
          <w:tcPr>
            <w:tcW w:w="26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0E42A8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4640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1FF705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5,3</w:t>
            </w:r>
          </w:p>
        </w:tc>
      </w:tr>
      <w:tr w:rsidR="001509BE" w:rsidRPr="00E96413" w14:paraId="51E10502" w14:textId="77777777" w:rsidTr="0000185F">
        <w:trPr>
          <w:trHeight w:val="417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5CF7A60" w14:textId="77777777" w:rsidR="001509BE" w:rsidRPr="00E96413" w:rsidRDefault="001509BE" w:rsidP="0000185F">
            <w:pPr>
              <w:pStyle w:val="affff8"/>
            </w:pPr>
            <w:r w:rsidRPr="00E96413">
              <w:t>Итого</w:t>
            </w:r>
          </w:p>
        </w:tc>
        <w:tc>
          <w:tcPr>
            <w:tcW w:w="2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96B561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86912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9117F" w14:textId="77777777" w:rsidR="001509BE" w:rsidRPr="00E96413" w:rsidRDefault="001509BE" w:rsidP="0000185F">
            <w:pPr>
              <w:pStyle w:val="affff8"/>
              <w:jc w:val="center"/>
            </w:pPr>
            <w:r w:rsidRPr="00E96413">
              <w:t>100</w:t>
            </w:r>
          </w:p>
        </w:tc>
      </w:tr>
    </w:tbl>
    <w:p w14:paraId="408A0FB1" w14:textId="15C08F22" w:rsidR="001509BE" w:rsidRPr="00121BC6" w:rsidRDefault="001509BE" w:rsidP="001509BE">
      <w:pPr>
        <w:pStyle w:val="afff3"/>
      </w:pPr>
      <w:bookmarkStart w:id="497" w:name="_Toc343715927"/>
      <w:r w:rsidRPr="00121BC6">
        <w:t xml:space="preserve">Долевое распределение </w:t>
      </w:r>
      <w:r>
        <w:t>элементов</w:t>
      </w:r>
      <w:r w:rsidRPr="00121BC6">
        <w:t xml:space="preserve"> затрат представлено н</w:t>
      </w:r>
      <w:r>
        <w:t xml:space="preserve">а круговой диаграмме на рисунке </w:t>
      </w:r>
      <w:r w:rsidR="00CC1902">
        <w:rPr>
          <w:lang w:val="ru-RU"/>
        </w:rPr>
        <w:t>6</w:t>
      </w:r>
      <w:r w:rsidRPr="00121BC6">
        <w:t>.</w:t>
      </w:r>
    </w:p>
    <w:p w14:paraId="0B88DDB5" w14:textId="77777777" w:rsidR="001509BE" w:rsidRPr="00121BC6" w:rsidRDefault="001509BE" w:rsidP="001509BE">
      <w:pPr>
        <w:ind w:firstLine="567"/>
        <w:jc w:val="center"/>
        <w:rPr>
          <w:rFonts w:eastAsia="Times New Roman"/>
          <w:szCs w:val="28"/>
          <w:lang w:eastAsia="ar-SA"/>
        </w:rPr>
      </w:pPr>
      <w:r w:rsidRPr="00FA1F0B">
        <w:rPr>
          <w:noProof/>
        </w:rPr>
        <w:drawing>
          <wp:inline distT="0" distB="0" distL="0" distR="0" wp14:anchorId="4FEC7F8F" wp14:editId="7EB95ECA">
            <wp:extent cx="4467225" cy="2581275"/>
            <wp:effectExtent l="0" t="0" r="9525" b="9525"/>
            <wp:docPr id="52" name="Диаграмма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CAE2B84" w14:textId="72EEC55B" w:rsidR="001509BE" w:rsidRPr="0000185F" w:rsidRDefault="001509BE" w:rsidP="001509BE">
      <w:pPr>
        <w:jc w:val="center"/>
        <w:rPr>
          <w:rFonts w:eastAsia="Times New Roman"/>
          <w:i/>
          <w:sz w:val="24"/>
          <w:szCs w:val="24"/>
          <w:lang w:eastAsia="ar-SA"/>
        </w:rPr>
      </w:pPr>
      <w:r w:rsidRPr="0000185F">
        <w:rPr>
          <w:rFonts w:eastAsia="Times New Roman"/>
          <w:i/>
          <w:sz w:val="24"/>
          <w:szCs w:val="24"/>
          <w:lang w:eastAsia="ar-SA"/>
        </w:rPr>
        <w:t xml:space="preserve">Рисунок </w:t>
      </w:r>
      <w:r w:rsidR="00CC1902" w:rsidRPr="0000185F">
        <w:rPr>
          <w:rFonts w:eastAsia="Times New Roman"/>
          <w:i/>
          <w:sz w:val="24"/>
          <w:szCs w:val="24"/>
          <w:lang w:eastAsia="ar-SA"/>
        </w:rPr>
        <w:t>6</w:t>
      </w:r>
      <w:r w:rsidR="0086410D" w:rsidRPr="0000185F">
        <w:rPr>
          <w:sz w:val="24"/>
          <w:szCs w:val="24"/>
        </w:rPr>
        <w:t xml:space="preserve"> </w:t>
      </w:r>
      <w:r w:rsidRPr="0000185F">
        <w:rPr>
          <w:rFonts w:eastAsia="Times New Roman"/>
          <w:i/>
          <w:sz w:val="24"/>
          <w:szCs w:val="24"/>
          <w:lang w:eastAsia="ar-SA"/>
        </w:rPr>
        <w:t>Долевое распределение затрат на разработку ПП</w:t>
      </w:r>
      <w:bookmarkEnd w:id="497"/>
    </w:p>
    <w:p w14:paraId="60C83AB9" w14:textId="77777777" w:rsidR="001509BE" w:rsidRPr="008A0B21" w:rsidRDefault="001509BE" w:rsidP="001509BE">
      <w:pPr>
        <w:pStyle w:val="afff3"/>
      </w:pPr>
      <w:r>
        <w:t xml:space="preserve">В данном разделе были </w:t>
      </w:r>
      <w:r w:rsidRPr="009949F8">
        <w:t>подсчитаны финансовые затраты на проект</w:t>
      </w:r>
      <w:r w:rsidRPr="00121BC6">
        <w:t xml:space="preserve">, составляющие </w:t>
      </w:r>
      <w:r w:rsidRPr="00C25908">
        <w:t xml:space="preserve">86912 </w:t>
      </w:r>
      <w:r w:rsidRPr="00121BC6">
        <w:t>рублей. Большую часть расходов составляет оплата труда (</w:t>
      </w:r>
      <w:r>
        <w:t>53,</w:t>
      </w:r>
      <w:r w:rsidRPr="00C25908">
        <w:t>5</w:t>
      </w:r>
      <w:r w:rsidRPr="00121BC6">
        <w:t xml:space="preserve">%), </w:t>
      </w:r>
      <w:r>
        <w:t>это следует из больших временных затрат на разработку и высоких затрат специалистов, вызванных их дефицитом на рынке труда. Подсчет себестоимости проекта помогает заказчику определить цену преимуществ перед существующими аналогами и установить бюджет.</w:t>
      </w:r>
    </w:p>
    <w:p w14:paraId="7C81A7E4" w14:textId="77777777" w:rsidR="001509BE" w:rsidRPr="006F44EF" w:rsidRDefault="001509BE" w:rsidP="001509BE"/>
    <w:p w14:paraId="2B7340CB" w14:textId="77777777" w:rsidR="00C03A76" w:rsidRPr="00525A1A" w:rsidRDefault="00C03A76" w:rsidP="00B05EDA">
      <w:pPr>
        <w:pStyle w:val="aff8"/>
      </w:pPr>
      <w:bookmarkStart w:id="498" w:name="_Toc352859257"/>
      <w:bookmarkStart w:id="499" w:name="_Toc320830148"/>
      <w:bookmarkEnd w:id="16"/>
      <w:r w:rsidRPr="00525A1A">
        <w:br w:type="page"/>
      </w:r>
      <w:bookmarkStart w:id="500" w:name="_Toc414878742"/>
      <w:bookmarkStart w:id="501" w:name="_Toc453256165"/>
      <w:r w:rsidRPr="00525A1A">
        <w:lastRenderedPageBreak/>
        <w:t>ЗАКЛЮЧЕНИЕ</w:t>
      </w:r>
      <w:bookmarkEnd w:id="500"/>
      <w:bookmarkEnd w:id="501"/>
    </w:p>
    <w:bookmarkEnd w:id="498"/>
    <w:p w14:paraId="7F896450" w14:textId="43BBA9D5" w:rsidR="00C03A76" w:rsidRPr="00525A1A" w:rsidRDefault="00C03A76" w:rsidP="00D2172C">
      <w:pPr>
        <w:pStyle w:val="afff3"/>
      </w:pPr>
      <w:r w:rsidRPr="00525A1A">
        <w:t xml:space="preserve">В процессе выполнения </w:t>
      </w:r>
      <w:r w:rsidR="00B05EDA">
        <w:rPr>
          <w:lang w:val="ru-RU"/>
        </w:rPr>
        <w:t>дипломного проекта</w:t>
      </w:r>
      <w:r w:rsidRPr="00525A1A">
        <w:t xml:space="preserve"> получены следующие результаты:</w:t>
      </w:r>
    </w:p>
    <w:p w14:paraId="54DA5695" w14:textId="77777777" w:rsidR="0058717D" w:rsidRPr="00525A1A" w:rsidRDefault="0058717D">
      <w:pPr>
        <w:pStyle w:val="ab"/>
        <w:numPr>
          <w:ilvl w:val="0"/>
          <w:numId w:val="49"/>
        </w:numPr>
        <w:pPrChange w:id="502" w:author="SANYA SHOOMKA" w:date="2016-04-20T19:23:00Z">
          <w:pPr>
            <w:pStyle w:val="ab"/>
            <w:numPr>
              <w:numId w:val="10"/>
            </w:numPr>
          </w:pPr>
        </w:pPrChange>
      </w:pPr>
      <w:r w:rsidRPr="00525A1A">
        <w:t>Изучена предметная область.</w:t>
      </w:r>
    </w:p>
    <w:p w14:paraId="57388657" w14:textId="77777777" w:rsidR="0058717D" w:rsidRPr="00525A1A" w:rsidRDefault="0058717D" w:rsidP="00B05EDA">
      <w:pPr>
        <w:pStyle w:val="ab"/>
      </w:pPr>
      <w:r w:rsidRPr="00525A1A">
        <w:t>Проведён обзор и сравнение аналогичных решений.</w:t>
      </w:r>
    </w:p>
    <w:p w14:paraId="2E86AD3F" w14:textId="77777777" w:rsidR="0058717D" w:rsidRPr="00525A1A" w:rsidRDefault="0058717D" w:rsidP="00B05EDA">
      <w:pPr>
        <w:pStyle w:val="ab"/>
      </w:pPr>
      <w:r w:rsidRPr="00525A1A">
        <w:t>Проведён анализ целесообразности разработки.</w:t>
      </w:r>
    </w:p>
    <w:p w14:paraId="7FB1041A" w14:textId="77777777" w:rsidR="0058717D" w:rsidRPr="00525A1A" w:rsidRDefault="0058717D" w:rsidP="00B05EDA">
      <w:pPr>
        <w:pStyle w:val="ab"/>
      </w:pPr>
      <w:r w:rsidRPr="00525A1A">
        <w:t>Поставлены цель и задачи разработки.</w:t>
      </w:r>
    </w:p>
    <w:p w14:paraId="44F75ED1" w14:textId="77777777" w:rsidR="0058717D" w:rsidRPr="00525A1A" w:rsidRDefault="0058717D" w:rsidP="00B05EDA">
      <w:pPr>
        <w:pStyle w:val="ab"/>
      </w:pPr>
      <w:r w:rsidRPr="00525A1A">
        <w:t>Определены функциональные требования.</w:t>
      </w:r>
    </w:p>
    <w:p w14:paraId="60FD5E0D" w14:textId="77777777" w:rsidR="0058717D" w:rsidRPr="00525A1A" w:rsidRDefault="0058717D" w:rsidP="00B05EDA">
      <w:pPr>
        <w:pStyle w:val="ab"/>
      </w:pPr>
      <w:r w:rsidRPr="00525A1A">
        <w:t>Определены входные и выходные данные.</w:t>
      </w:r>
    </w:p>
    <w:p w14:paraId="730E08AA" w14:textId="77777777" w:rsidR="0058717D" w:rsidRPr="00525A1A" w:rsidRDefault="0058717D" w:rsidP="00B05EDA">
      <w:pPr>
        <w:pStyle w:val="ab"/>
      </w:pPr>
      <w:r w:rsidRPr="00525A1A">
        <w:t>Спроектирована модель разработки.</w:t>
      </w:r>
    </w:p>
    <w:p w14:paraId="7C6F49D4" w14:textId="77777777" w:rsidR="0058717D" w:rsidRPr="00525A1A" w:rsidRDefault="0058717D" w:rsidP="00B05EDA">
      <w:pPr>
        <w:pStyle w:val="ab"/>
      </w:pPr>
      <w:r w:rsidRPr="00525A1A">
        <w:t>Обоснован выбор средств и технологий разработки</w:t>
      </w:r>
      <w:r w:rsidRPr="00525A1A">
        <w:rPr>
          <w:rStyle w:val="aff3"/>
          <w:lang w:eastAsia="x-none"/>
        </w:rPr>
        <w:t>.</w:t>
      </w:r>
    </w:p>
    <w:p w14:paraId="547055C2" w14:textId="77777777" w:rsidR="0058717D" w:rsidRPr="00525A1A" w:rsidRDefault="0058717D" w:rsidP="00B05EDA">
      <w:pPr>
        <w:pStyle w:val="ab"/>
      </w:pPr>
      <w:r w:rsidRPr="00525A1A">
        <w:t>Сформировано техническое задание на разработку.</w:t>
      </w:r>
    </w:p>
    <w:p w14:paraId="00286F64" w14:textId="2D52FF61" w:rsidR="00B05EDA" w:rsidRDefault="00B05EDA" w:rsidP="00B05EDA">
      <w:pPr>
        <w:pStyle w:val="afff3"/>
      </w:pPr>
      <w:r w:rsidRPr="00F81AF2">
        <w:t>Результат работы по техническому заданию представлен в техническом описании в приложении 2.</w:t>
      </w:r>
    </w:p>
    <w:p w14:paraId="7496C42C" w14:textId="782D627E" w:rsidR="00962D0D" w:rsidRPr="00525A1A" w:rsidRDefault="00962D0D" w:rsidP="00D2172C">
      <w:pPr>
        <w:pStyle w:val="afff3"/>
      </w:pPr>
    </w:p>
    <w:p w14:paraId="56F0BDE0" w14:textId="387DC743" w:rsidR="005541C2" w:rsidRPr="00525A1A" w:rsidRDefault="00D704F5" w:rsidP="00B05EDA">
      <w:pPr>
        <w:pStyle w:val="aff8"/>
      </w:pPr>
      <w:r w:rsidRPr="00525A1A">
        <w:br w:type="page"/>
      </w:r>
      <w:bookmarkEnd w:id="499"/>
      <w:r w:rsidR="00C6332B">
        <w:lastRenderedPageBreak/>
        <w:t>ИНФОРМАЦИОННЫЕ ИСТОЧНИКИ</w:t>
      </w:r>
    </w:p>
    <w:p w14:paraId="6CB117CF" w14:textId="40CF864A" w:rsidR="00BB292B" w:rsidRPr="00B05EDA" w:rsidRDefault="00A45704" w:rsidP="00B05EDA">
      <w:pPr>
        <w:pStyle w:val="ab"/>
        <w:numPr>
          <w:ilvl w:val="0"/>
          <w:numId w:val="8"/>
        </w:numPr>
        <w:rPr>
          <w:lang w:val="en-US"/>
        </w:rPr>
      </w:pPr>
      <w:r w:rsidRPr="00B05EDA">
        <w:rPr>
          <w:lang w:val="en-US"/>
        </w:rPr>
        <w:t>Google Material Design</w:t>
      </w:r>
      <w:r w:rsidR="00BB292B" w:rsidRPr="00B05EDA">
        <w:rPr>
          <w:lang w:val="en-US"/>
        </w:rPr>
        <w:t xml:space="preserve"> [</w:t>
      </w:r>
      <w:r w:rsidR="00BB292B" w:rsidRPr="00525A1A">
        <w:t>Электронный</w:t>
      </w:r>
      <w:r w:rsidR="00BB292B" w:rsidRPr="00B05EDA">
        <w:rPr>
          <w:lang w:val="en-US"/>
        </w:rPr>
        <w:t xml:space="preserve"> </w:t>
      </w:r>
      <w:r w:rsidR="00BB292B" w:rsidRPr="00525A1A">
        <w:t>ресурс</w:t>
      </w:r>
      <w:r w:rsidR="00BB292B" w:rsidRPr="00B05EDA">
        <w:rPr>
          <w:lang w:val="en-US"/>
        </w:rPr>
        <w:t xml:space="preserve">] </w:t>
      </w:r>
      <w:r w:rsidR="00093340" w:rsidRPr="00B05EDA">
        <w:rPr>
          <w:lang w:val="en-US"/>
        </w:rPr>
        <w:t xml:space="preserve">– </w:t>
      </w:r>
      <w:r w:rsidR="006C5768" w:rsidRPr="00B05EDA">
        <w:rPr>
          <w:lang w:val="en-US"/>
        </w:rPr>
        <w:t>URL</w:t>
      </w:r>
      <w:r w:rsidR="00093340" w:rsidRPr="00B05EDA">
        <w:rPr>
          <w:lang w:val="en-US"/>
        </w:rPr>
        <w:t xml:space="preserve">: </w:t>
      </w:r>
      <w:r w:rsidRPr="00B05EDA">
        <w:rPr>
          <w:lang w:val="en-US"/>
        </w:rPr>
        <w:t>https://www.google.com/design/spec/material-design/introduction.html</w:t>
      </w:r>
      <w:r w:rsidR="009735CF" w:rsidRPr="00B05EDA">
        <w:rPr>
          <w:lang w:val="en-US"/>
        </w:rPr>
        <w:t>.</w:t>
      </w:r>
    </w:p>
    <w:p w14:paraId="60EB4D71" w14:textId="2D5D0B67" w:rsidR="00BB292B" w:rsidRDefault="00A45704" w:rsidP="00B05EDA">
      <w:pPr>
        <w:pStyle w:val="ab"/>
      </w:pPr>
      <w:r w:rsidRPr="00525A1A">
        <w:t xml:space="preserve">Подробнее о </w:t>
      </w:r>
      <w:r w:rsidRPr="00525A1A">
        <w:rPr>
          <w:lang w:val="en-US"/>
        </w:rPr>
        <w:t>Xamarin</w:t>
      </w:r>
      <w:r w:rsidR="00BB292B" w:rsidRPr="00525A1A">
        <w:t xml:space="preserve"> [Электронный ресурс]</w:t>
      </w:r>
      <w:r w:rsidR="00304179" w:rsidRPr="00525A1A">
        <w:t xml:space="preserve"> / </w:t>
      </w:r>
      <w:r w:rsidRPr="00525A1A">
        <w:t xml:space="preserve">Хабрахабр </w:t>
      </w:r>
      <w:r w:rsidR="00304179" w:rsidRPr="00525A1A">
        <w:t xml:space="preserve">– </w:t>
      </w:r>
      <w:r w:rsidR="006C5768" w:rsidRPr="00525A1A">
        <w:rPr>
          <w:lang w:val="en-US"/>
        </w:rPr>
        <w:t>URL</w:t>
      </w:r>
      <w:r w:rsidR="00304179" w:rsidRPr="00525A1A">
        <w:t xml:space="preserve">: </w:t>
      </w:r>
      <w:hyperlink r:id="rId27" w:history="1">
        <w:r w:rsidR="004968C3" w:rsidRPr="005831A6">
          <w:rPr>
            <w:rStyle w:val="af2"/>
          </w:rPr>
          <w:t>https://habrahabr.ru/post/188130/</w:t>
        </w:r>
      </w:hyperlink>
      <w:r w:rsidR="009735CF" w:rsidRPr="00525A1A">
        <w:t>.</w:t>
      </w:r>
    </w:p>
    <w:p w14:paraId="49D8957C" w14:textId="6F32262A" w:rsidR="004968C3" w:rsidRDefault="004968C3" w:rsidP="004968C3">
      <w:pPr>
        <w:pStyle w:val="ab"/>
        <w:rPr>
          <w:lang w:val="en-US"/>
        </w:rPr>
      </w:pPr>
      <w:r w:rsidRPr="004968C3">
        <w:rPr>
          <w:lang w:val="en-US"/>
        </w:rPr>
        <w:t xml:space="preserve">Mobile Marketing Statistics compilation </w:t>
      </w:r>
      <w:r>
        <w:rPr>
          <w:lang w:val="en-US"/>
        </w:rPr>
        <w:t>[</w:t>
      </w:r>
      <w:r>
        <w:t>Электронный</w:t>
      </w:r>
      <w:r w:rsidRPr="004968C3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– URL: </w:t>
      </w:r>
      <w:hyperlink r:id="rId28" w:history="1">
        <w:r w:rsidRPr="005831A6">
          <w:rPr>
            <w:rStyle w:val="af2"/>
            <w:lang w:val="en-US"/>
          </w:rPr>
          <w:t>http://www.smartinsights.com/mobile-marketing/mobile-marketing-analytics/mobile-marketing-statistics/</w:t>
        </w:r>
      </w:hyperlink>
      <w:r>
        <w:rPr>
          <w:lang w:val="en-US"/>
        </w:rPr>
        <w:t>.</w:t>
      </w:r>
    </w:p>
    <w:p w14:paraId="016F7100" w14:textId="36D6809F" w:rsidR="004968C3" w:rsidRDefault="004968C3" w:rsidP="004968C3">
      <w:pPr>
        <w:pStyle w:val="ab"/>
        <w:rPr>
          <w:lang w:val="en-US"/>
        </w:rPr>
      </w:pPr>
      <w:r>
        <w:rPr>
          <w:lang w:val="en-US"/>
        </w:rPr>
        <w:t>Mobile OS Market Share [</w:t>
      </w:r>
      <w:r>
        <w:t>Электронный</w:t>
      </w:r>
      <w:r w:rsidRPr="004968C3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– URL: </w:t>
      </w:r>
      <w:hyperlink r:id="rId29" w:history="1">
        <w:r w:rsidRPr="005831A6">
          <w:rPr>
            <w:rStyle w:val="af2"/>
            <w:lang w:val="en-US"/>
          </w:rPr>
          <w:t>http://marketingland.com/data-show-dramatic-shifts-in-mobile-operating-system-share-over-time-158794</w:t>
        </w:r>
      </w:hyperlink>
      <w:r>
        <w:rPr>
          <w:lang w:val="en-US"/>
        </w:rPr>
        <w:t>.</w:t>
      </w:r>
    </w:p>
    <w:p w14:paraId="679422D2" w14:textId="7B7A2F6E" w:rsidR="004968C3" w:rsidRDefault="004968C3" w:rsidP="004968C3">
      <w:pPr>
        <w:pStyle w:val="ab"/>
        <w:rPr>
          <w:lang w:val="en-US"/>
        </w:rPr>
      </w:pPr>
      <w:r>
        <w:rPr>
          <w:lang w:val="en-US"/>
        </w:rPr>
        <w:t>Google Cloud Messaging [</w:t>
      </w:r>
      <w:r>
        <w:t>Электронный ресурс</w:t>
      </w:r>
      <w:r>
        <w:rPr>
          <w:lang w:val="en-US"/>
        </w:rPr>
        <w:t xml:space="preserve">] – URL: </w:t>
      </w:r>
      <w:hyperlink r:id="rId30" w:history="1">
        <w:r w:rsidRPr="005831A6">
          <w:rPr>
            <w:rStyle w:val="af2"/>
            <w:lang w:val="en-US"/>
          </w:rPr>
          <w:t>https://developers.google.com/cloud-messaging/</w:t>
        </w:r>
      </w:hyperlink>
      <w:r>
        <w:rPr>
          <w:lang w:val="en-US"/>
        </w:rPr>
        <w:t>.</w:t>
      </w:r>
    </w:p>
    <w:p w14:paraId="105779B2" w14:textId="301F002D" w:rsidR="004968C3" w:rsidRDefault="004968C3" w:rsidP="004968C3">
      <w:pPr>
        <w:pStyle w:val="ab"/>
      </w:pPr>
      <w:r w:rsidRPr="006718F4">
        <w:t xml:space="preserve">Энциклопедия Экономиста [Электронный ресурс] </w:t>
      </w:r>
      <w:r>
        <w:t>–</w:t>
      </w:r>
      <w:r w:rsidRPr="004968C3">
        <w:t xml:space="preserve"> </w:t>
      </w:r>
      <w:r w:rsidRPr="00B616C4">
        <w:t>URL</w:t>
      </w:r>
      <w:r w:rsidRPr="006718F4">
        <w:t>: http://www.grandars.ru/college/ekonomika-firmy/oplata-truda.html</w:t>
      </w:r>
    </w:p>
    <w:p w14:paraId="3E06E1F6" w14:textId="5A184A8D" w:rsidR="00BB292B" w:rsidRPr="00525A1A" w:rsidRDefault="00A45704" w:rsidP="00B05EDA">
      <w:pPr>
        <w:pStyle w:val="ab"/>
      </w:pPr>
      <w:r w:rsidRPr="00525A1A">
        <w:t xml:space="preserve">Начало разработки под </w:t>
      </w:r>
      <w:r w:rsidRPr="00525A1A">
        <w:rPr>
          <w:lang w:val="en-US"/>
        </w:rPr>
        <w:t>Android</w:t>
      </w:r>
      <w:r w:rsidR="00BB292B" w:rsidRPr="00525A1A">
        <w:t xml:space="preserve"> [Электронный ресурс] </w:t>
      </w:r>
      <w:r w:rsidR="00F3670B" w:rsidRPr="00525A1A">
        <w:t xml:space="preserve">/ </w:t>
      </w:r>
      <w:r w:rsidRPr="00525A1A">
        <w:rPr>
          <w:lang w:val="en-US"/>
        </w:rPr>
        <w:t>Google</w:t>
      </w:r>
      <w:r w:rsidRPr="00525A1A">
        <w:t xml:space="preserve"> </w:t>
      </w:r>
      <w:r w:rsidRPr="00525A1A">
        <w:rPr>
          <w:lang w:val="en-US"/>
        </w:rPr>
        <w:t>Developers</w:t>
      </w:r>
      <w:r w:rsidR="00BB292B" w:rsidRPr="00525A1A">
        <w:t xml:space="preserve"> </w:t>
      </w:r>
      <w:r w:rsidR="00F3670B" w:rsidRPr="00525A1A">
        <w:t xml:space="preserve">– </w:t>
      </w:r>
      <w:r w:rsidR="006C5768" w:rsidRPr="00525A1A">
        <w:rPr>
          <w:lang w:val="en-US"/>
        </w:rPr>
        <w:t>URL</w:t>
      </w:r>
      <w:r w:rsidR="00BB292B" w:rsidRPr="00525A1A">
        <w:t xml:space="preserve">: </w:t>
      </w:r>
      <w:r w:rsidRPr="00525A1A">
        <w:t>https://developer.android.com/intl/ru/develop/index.html</w:t>
      </w:r>
      <w:r w:rsidR="009735CF" w:rsidRPr="00525A1A">
        <w:t>.</w:t>
      </w:r>
    </w:p>
    <w:p w14:paraId="1F4367C6" w14:textId="77777777" w:rsidR="00170E77" w:rsidRPr="00525A1A" w:rsidRDefault="00170E77" w:rsidP="00B05EDA">
      <w:pPr>
        <w:pStyle w:val="ab"/>
      </w:pPr>
      <w:r w:rsidRPr="00525A1A">
        <w:t>Гриншпун О.Г., Ошурок Е.В. «Методические рекомендации по оформлению отчетов». – СПб.: ФСПО СПбНИУ ИТМО, 2012. – 14с.</w:t>
      </w:r>
    </w:p>
    <w:p w14:paraId="77F0CC80" w14:textId="77777777" w:rsidR="00B33F98" w:rsidRPr="00525A1A" w:rsidRDefault="00B33F98" w:rsidP="00B33F98">
      <w:pPr>
        <w:pStyle w:val="111"/>
        <w:rPr>
          <w:color w:val="auto"/>
          <w:rPrChange w:id="503" w:author="SANYA SHOOMKA" w:date="2016-04-14T17:10:00Z">
            <w:rPr/>
          </w:rPrChange>
        </w:rPr>
        <w:sectPr w:rsidR="00B33F98" w:rsidRPr="00525A1A" w:rsidSect="00627DF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bookmarkStart w:id="504" w:name="_Toc320996762"/>
      <w:bookmarkStart w:id="505" w:name="_Toc321248636"/>
      <w:bookmarkStart w:id="506" w:name="_Toc321261129"/>
      <w:bookmarkStart w:id="507" w:name="_Toc321322577"/>
      <w:bookmarkStart w:id="508" w:name="_Toc352431022"/>
      <w:bookmarkStart w:id="509" w:name="_Toc352441283"/>
      <w:bookmarkStart w:id="510" w:name="_Toc352442344"/>
      <w:bookmarkStart w:id="511" w:name="_Toc352442616"/>
      <w:bookmarkStart w:id="512" w:name="_Toc352442741"/>
      <w:bookmarkStart w:id="513" w:name="_Toc352586120"/>
      <w:bookmarkStart w:id="514" w:name="_Toc352586279"/>
      <w:bookmarkStart w:id="515" w:name="_Toc352586380"/>
    </w:p>
    <w:p w14:paraId="6BE245D4" w14:textId="77777777" w:rsidR="00B33F98" w:rsidRPr="00525A1A" w:rsidRDefault="00D22D2A" w:rsidP="00B33F98">
      <w:pPr>
        <w:sectPr w:rsidR="00B33F98" w:rsidRPr="00525A1A" w:rsidSect="006D3BE9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60310A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3D3204D" wp14:editId="758AE1A4">
                <wp:simplePos x="0" y="0"/>
                <wp:positionH relativeFrom="column">
                  <wp:posOffset>1739265</wp:posOffset>
                </wp:positionH>
                <wp:positionV relativeFrom="paragraph">
                  <wp:posOffset>4280535</wp:posOffset>
                </wp:positionV>
                <wp:extent cx="2447925" cy="643255"/>
                <wp:effectExtent l="0" t="3810" r="0" b="63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64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CCA6A6" w14:textId="77777777" w:rsidR="00892C2D" w:rsidRPr="00CC4FA0" w:rsidRDefault="00892C2D" w:rsidP="00BA0676">
                            <w:pPr>
                              <w:pStyle w:val="af8"/>
                              <w:spacing w:after="240" w:line="360" w:lineRule="auto"/>
                              <w:ind w:firstLine="0"/>
                              <w:jc w:val="center"/>
                              <w:outlineLvl w:val="0"/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bookmarkStart w:id="516" w:name="_Toc352859259"/>
                            <w:bookmarkStart w:id="517" w:name="_Toc414878744"/>
                            <w:bookmarkStart w:id="518" w:name="_Toc453256167"/>
                            <w:r w:rsidRPr="00CC4FA0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ПРИЛОЖЕНИЕ 1</w:t>
                            </w:r>
                            <w:bookmarkEnd w:id="516"/>
                            <w:bookmarkEnd w:id="517"/>
                            <w:bookmarkEnd w:id="518"/>
                          </w:p>
                          <w:p w14:paraId="2D21E7A0" w14:textId="77777777" w:rsidR="00892C2D" w:rsidRPr="00B33F98" w:rsidRDefault="00892C2D" w:rsidP="00BA0676">
                            <w:pPr>
                              <w:pStyle w:val="af8"/>
                              <w:spacing w:before="240" w:after="240" w:line="360" w:lineRule="auto"/>
                              <w:ind w:firstLine="0"/>
                              <w:jc w:val="center"/>
                              <w:rPr>
                                <w:rFonts w:ascii="Arial" w:hAnsi="Arial"/>
                                <w:b/>
                                <w:sz w:val="26"/>
                                <w:szCs w:val="26"/>
                              </w:rPr>
                            </w:pPr>
                            <w:r w:rsidRPr="00B33F98">
                              <w:rPr>
                                <w:rFonts w:ascii="Arial" w:hAnsi="Arial"/>
                                <w:b/>
                                <w:sz w:val="26"/>
                                <w:szCs w:val="26"/>
                              </w:rPr>
                              <w:t>Техническое задание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3204D" id="_x0000_s1032" type="#_x0000_t202" style="position:absolute;left:0;text-align:left;margin-left:136.95pt;margin-top:337.05pt;width:192.75pt;height:50.65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" stroked="f">
                <v:textbox>
                  <w:txbxContent>
                    <w:p w14:paraId="13CCA6A6" w14:textId="77777777" w:rsidR="00892C2D" w:rsidRPr="00CC4FA0" w:rsidRDefault="00892C2D" w:rsidP="00BA0676">
                      <w:pPr>
                        <w:pStyle w:val="af8"/>
                        <w:spacing w:after="240" w:line="360" w:lineRule="auto"/>
                        <w:ind w:firstLine="0"/>
                        <w:jc w:val="center"/>
                        <w:outlineLvl w:val="0"/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bookmarkStart w:id="519" w:name="_Toc352859259"/>
                      <w:bookmarkStart w:id="520" w:name="_Toc414878744"/>
                      <w:bookmarkStart w:id="521" w:name="_Toc453256167"/>
                      <w:r w:rsidRPr="00CC4FA0">
                        <w:rPr>
                          <w:rFonts w:ascii="Arial" w:hAnsi="Arial"/>
                          <w:sz w:val="32"/>
                          <w:szCs w:val="32"/>
                        </w:rPr>
                        <w:t>ПРИЛОЖЕНИЕ 1</w:t>
                      </w:r>
                      <w:bookmarkEnd w:id="519"/>
                      <w:bookmarkEnd w:id="520"/>
                      <w:bookmarkEnd w:id="521"/>
                    </w:p>
                    <w:p w14:paraId="2D21E7A0" w14:textId="77777777" w:rsidR="00892C2D" w:rsidRPr="00B33F98" w:rsidRDefault="00892C2D" w:rsidP="00BA0676">
                      <w:pPr>
                        <w:pStyle w:val="af8"/>
                        <w:spacing w:before="240" w:after="240" w:line="360" w:lineRule="auto"/>
                        <w:ind w:firstLine="0"/>
                        <w:jc w:val="center"/>
                        <w:rPr>
                          <w:rFonts w:ascii="Arial" w:hAnsi="Arial"/>
                          <w:b/>
                          <w:sz w:val="26"/>
                          <w:szCs w:val="26"/>
                        </w:rPr>
                      </w:pPr>
                      <w:r w:rsidRPr="00B33F98">
                        <w:rPr>
                          <w:rFonts w:ascii="Arial" w:hAnsi="Arial"/>
                          <w:b/>
                          <w:sz w:val="26"/>
                          <w:szCs w:val="26"/>
                        </w:rPr>
                        <w:t>Техническое задание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D5B521" w14:textId="77777777" w:rsidR="00A11DF9" w:rsidRPr="00525A1A" w:rsidRDefault="00A11DF9" w:rsidP="00A11DF9">
      <w:pPr>
        <w:pStyle w:val="111"/>
        <w:rPr>
          <w:color w:val="auto"/>
          <w:rPrChange w:id="522" w:author="SANYA SHOOMKA" w:date="2016-04-14T17:10:00Z">
            <w:rPr/>
          </w:rPrChange>
        </w:rPr>
      </w:pPr>
      <w:bookmarkStart w:id="523" w:name="_Toc414565449"/>
      <w:bookmarkStart w:id="524" w:name="_Toc414831927"/>
      <w:bookmarkStart w:id="525" w:name="_Toc414831945"/>
      <w:bookmarkStart w:id="526" w:name="_Toc414878745"/>
      <w:bookmarkStart w:id="527" w:name="_Toc414878797"/>
      <w:bookmarkStart w:id="528" w:name="_Toc414878836"/>
      <w:bookmarkStart w:id="529" w:name="_Toc41488141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r w:rsidRPr="00525A1A">
        <w:rPr>
          <w:color w:val="auto"/>
          <w:rPrChange w:id="530" w:author="SANYA SHOOMKA" w:date="2016-04-14T17:10:00Z">
            <w:rPr/>
          </w:rPrChange>
        </w:rPr>
        <w:lastRenderedPageBreak/>
        <w:t>Назначение разработки</w:t>
      </w:r>
    </w:p>
    <w:p w14:paraId="77928482" w14:textId="77777777" w:rsidR="00A11DF9" w:rsidRPr="00525A1A" w:rsidRDefault="00A11DF9" w:rsidP="00A11DF9">
      <w:pPr>
        <w:pStyle w:val="afff3"/>
        <w:sectPr w:rsidR="00A11DF9" w:rsidRPr="00525A1A" w:rsidSect="00BA067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525A1A">
        <w:t xml:space="preserve">Назначением разработки является предоставление </w:t>
      </w:r>
      <w:bookmarkStart w:id="531" w:name="_Toc321248637"/>
      <w:bookmarkStart w:id="532" w:name="_Toc321261130"/>
      <w:bookmarkStart w:id="533" w:name="_Toc321322578"/>
      <w:bookmarkStart w:id="534" w:name="_Toc352431023"/>
      <w:bookmarkStart w:id="535" w:name="_Toc352441284"/>
      <w:bookmarkStart w:id="536" w:name="_Toc352442345"/>
      <w:bookmarkStart w:id="537" w:name="_Toc352442617"/>
      <w:bookmarkStart w:id="538" w:name="_Toc352442742"/>
      <w:bookmarkStart w:id="539" w:name="_Toc352586121"/>
      <w:bookmarkStart w:id="540" w:name="_Toc352586280"/>
      <w:bookmarkStart w:id="541" w:name="_Toc352586381"/>
      <w:r w:rsidRPr="00525A1A">
        <w:t xml:space="preserve">доступа к ЭСУОП ФСПО ИТМО с мобильных устройств под управлением системы </w:t>
      </w:r>
      <w:r w:rsidRPr="00525A1A">
        <w:rPr>
          <w:lang w:val="en-US"/>
        </w:rPr>
        <w:t>Android</w:t>
      </w:r>
      <w:r w:rsidRPr="00525A1A">
        <w:t>. Приложение должно обеспечивать быстрый доступ к основным функциям электронного журнала и использовать особенности смартфонов для расширения возможностей ЭСУОП.</w:t>
      </w:r>
    </w:p>
    <w:p w14:paraId="4AF2610B" w14:textId="77777777" w:rsidR="00A11DF9" w:rsidRPr="00525A1A" w:rsidRDefault="00A11DF9" w:rsidP="00A11DF9">
      <w:pPr>
        <w:pStyle w:val="111"/>
        <w:rPr>
          <w:color w:val="auto"/>
          <w:rPrChange w:id="542" w:author="SANYA SHOOMKA" w:date="2016-04-14T17:10:00Z">
            <w:rPr/>
          </w:rPrChange>
        </w:rPr>
      </w:pPr>
      <w:r w:rsidRPr="00525A1A">
        <w:rPr>
          <w:color w:val="auto"/>
          <w:rPrChange w:id="543" w:author="SANYA SHOOMKA" w:date="2016-04-14T17:10:00Z">
            <w:rPr/>
          </w:rPrChange>
        </w:rPr>
        <w:lastRenderedPageBreak/>
        <w:t>Цель и задачи</w:t>
      </w:r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</w:p>
    <w:p w14:paraId="4F81B98A" w14:textId="77777777" w:rsidR="00A11DF9" w:rsidRPr="00525A1A" w:rsidRDefault="00A11DF9" w:rsidP="00A11DF9">
      <w:pPr>
        <w:pStyle w:val="afff3"/>
      </w:pPr>
      <w:bookmarkStart w:id="544" w:name="_Toc320996764"/>
      <w:r w:rsidRPr="00525A1A">
        <w:t>Целью проекта является разработка мобильного приложения для доступа к электронному журналу.</w:t>
      </w:r>
    </w:p>
    <w:p w14:paraId="3EB7B51B" w14:textId="77777777" w:rsidR="00A11DF9" w:rsidRPr="00525A1A" w:rsidRDefault="00A11DF9" w:rsidP="00A11DF9">
      <w:pPr>
        <w:pStyle w:val="afff3"/>
      </w:pPr>
      <w:r w:rsidRPr="00525A1A">
        <w:t>Для достижения поставленной цели необходимо выполнить следующие задачи:</w:t>
      </w:r>
    </w:p>
    <w:p w14:paraId="28AB9BB6" w14:textId="77777777" w:rsidR="00A11DF9" w:rsidRPr="00525A1A" w:rsidRDefault="00A11DF9" w:rsidP="00B05EDA">
      <w:pPr>
        <w:pStyle w:val="ab"/>
        <w:numPr>
          <w:ilvl w:val="0"/>
          <w:numId w:val="71"/>
        </w:numPr>
      </w:pPr>
      <w:r w:rsidRPr="00525A1A">
        <w:t>Проанализировать требования к разработке.</w:t>
      </w:r>
    </w:p>
    <w:p w14:paraId="5A8152DB" w14:textId="77777777" w:rsidR="00A11DF9" w:rsidRPr="00525A1A" w:rsidRDefault="00A11DF9" w:rsidP="00B05EDA">
      <w:pPr>
        <w:pStyle w:val="ab"/>
        <w:numPr>
          <w:ilvl w:val="0"/>
          <w:numId w:val="7"/>
        </w:numPr>
      </w:pPr>
      <w:r w:rsidRPr="00525A1A">
        <w:t>Спроектировать интерфейс мобильного приложения</w:t>
      </w:r>
      <w:r w:rsidRPr="00B05EDA">
        <w:rPr>
          <w:lang w:val="en-US"/>
        </w:rPr>
        <w:t>.</w:t>
      </w:r>
    </w:p>
    <w:p w14:paraId="2E548F2D" w14:textId="77777777" w:rsidR="00A11DF9" w:rsidRPr="00525A1A" w:rsidRDefault="00A11DF9" w:rsidP="00B05EDA">
      <w:pPr>
        <w:pStyle w:val="ab"/>
        <w:numPr>
          <w:ilvl w:val="0"/>
          <w:numId w:val="7"/>
        </w:numPr>
      </w:pPr>
      <w:r w:rsidRPr="00B05EDA">
        <w:rPr>
          <w:lang w:val="en-US"/>
        </w:rPr>
        <w:t>C</w:t>
      </w:r>
      <w:r w:rsidRPr="00525A1A">
        <w:t>проектировать модель работы программного продукта.</w:t>
      </w:r>
    </w:p>
    <w:p w14:paraId="7D056F3C" w14:textId="77777777" w:rsidR="00A11DF9" w:rsidRPr="00525A1A" w:rsidRDefault="00A11DF9" w:rsidP="00B05EDA">
      <w:pPr>
        <w:pStyle w:val="ab"/>
        <w:numPr>
          <w:ilvl w:val="0"/>
          <w:numId w:val="7"/>
        </w:numPr>
      </w:pPr>
      <w:r w:rsidRPr="00525A1A">
        <w:t>Реализовать приложение</w:t>
      </w:r>
      <w:r w:rsidRPr="00B05EDA">
        <w:rPr>
          <w:lang w:val="en-US"/>
        </w:rPr>
        <w:t>.</w:t>
      </w:r>
    </w:p>
    <w:p w14:paraId="54895259" w14:textId="77777777" w:rsidR="00A11DF9" w:rsidRPr="00525A1A" w:rsidRDefault="00A11DF9" w:rsidP="00B05EDA">
      <w:pPr>
        <w:pStyle w:val="ab"/>
        <w:numPr>
          <w:ilvl w:val="0"/>
          <w:numId w:val="7"/>
        </w:numPr>
      </w:pPr>
      <w:r w:rsidRPr="00525A1A">
        <w:t>Провести тестирование программного продукта.</w:t>
      </w:r>
    </w:p>
    <w:p w14:paraId="3328FC6C" w14:textId="77777777" w:rsidR="00A11DF9" w:rsidRPr="00525A1A" w:rsidRDefault="00A11DF9" w:rsidP="00A11DF9">
      <w:pPr>
        <w:rPr>
          <w:lang w:eastAsia="x-none"/>
        </w:rPr>
      </w:pPr>
    </w:p>
    <w:p w14:paraId="466877C7" w14:textId="77777777" w:rsidR="00A11DF9" w:rsidRPr="00525A1A" w:rsidRDefault="00A11DF9" w:rsidP="00A11DF9">
      <w:pPr>
        <w:rPr>
          <w:lang w:eastAsia="x-none"/>
        </w:rPr>
        <w:sectPr w:rsidR="00A11DF9" w:rsidRPr="00525A1A" w:rsidSect="00BA067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0C7DE24" w14:textId="77777777" w:rsidR="00A11DF9" w:rsidRPr="00525A1A" w:rsidRDefault="00A11DF9" w:rsidP="00A11DF9">
      <w:pPr>
        <w:pStyle w:val="111"/>
        <w:rPr>
          <w:rStyle w:val="afff"/>
          <w:color w:val="auto"/>
          <w:lang w:val="ru-RU"/>
          <w:rPrChange w:id="545" w:author="SANYA SHOOMKA" w:date="2016-04-14T17:10:00Z">
            <w:rPr>
              <w:rStyle w:val="afff"/>
              <w:caps w:val="0"/>
              <w:lang w:val="ru-RU"/>
            </w:rPr>
          </w:rPrChange>
        </w:rPr>
      </w:pPr>
      <w:bookmarkStart w:id="546" w:name="_Toc321248638"/>
      <w:bookmarkStart w:id="547" w:name="_Toc321261131"/>
      <w:bookmarkStart w:id="548" w:name="_Toc321322579"/>
      <w:bookmarkStart w:id="549" w:name="_Toc352431024"/>
      <w:bookmarkStart w:id="550" w:name="_Toc352441285"/>
      <w:bookmarkStart w:id="551" w:name="_Toc352442346"/>
      <w:bookmarkStart w:id="552" w:name="_Toc352442618"/>
      <w:bookmarkStart w:id="553" w:name="_Toc352442743"/>
      <w:bookmarkStart w:id="554" w:name="_Toc352586122"/>
      <w:bookmarkStart w:id="555" w:name="_Toc352586281"/>
      <w:bookmarkStart w:id="556" w:name="_Toc352586382"/>
      <w:r w:rsidRPr="00525A1A">
        <w:rPr>
          <w:color w:val="auto"/>
          <w:rPrChange w:id="557" w:author="SANYA SHOOMKA" w:date="2016-04-14T17:10:00Z">
            <w:rPr>
              <w:sz w:val="28"/>
              <w:lang w:val="en-US" w:eastAsia="x-none"/>
            </w:rPr>
          </w:rPrChange>
        </w:rPr>
        <w:lastRenderedPageBreak/>
        <w:t>Требования к разработке</w:t>
      </w:r>
      <w:bookmarkEnd w:id="544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14:paraId="7EA1E48A" w14:textId="77777777" w:rsidR="00A11DF9" w:rsidRPr="00525A1A" w:rsidRDefault="00A11DF9" w:rsidP="00A11DF9">
      <w:pPr>
        <w:pStyle w:val="a6"/>
        <w:rPr>
          <w:color w:val="auto"/>
          <w:rPrChange w:id="558" w:author="SANYA SHOOMKA" w:date="2016-04-14T17:10:00Z">
            <w:rPr/>
          </w:rPrChange>
        </w:rPr>
      </w:pPr>
      <w:bookmarkStart w:id="559" w:name="_Toc320996765"/>
      <w:bookmarkStart w:id="560" w:name="_Toc321248639"/>
      <w:bookmarkStart w:id="561" w:name="_Toc321261132"/>
      <w:bookmarkStart w:id="562" w:name="_Toc321322580"/>
      <w:bookmarkStart w:id="563" w:name="_Toc352431025"/>
      <w:bookmarkStart w:id="564" w:name="_Toc352441286"/>
      <w:bookmarkStart w:id="565" w:name="_Toc352442347"/>
      <w:bookmarkStart w:id="566" w:name="_Toc352442619"/>
      <w:bookmarkStart w:id="567" w:name="_Toc352442744"/>
      <w:bookmarkStart w:id="568" w:name="_Toc352586123"/>
      <w:bookmarkStart w:id="569" w:name="_Toc352586282"/>
      <w:bookmarkStart w:id="570" w:name="_Toc352586383"/>
      <w:r w:rsidRPr="00525A1A">
        <w:rPr>
          <w:color w:val="auto"/>
          <w:rPrChange w:id="571" w:author="SANYA SHOOMKA" w:date="2016-04-14T17:10:00Z">
            <w:rPr/>
          </w:rPrChange>
        </w:rPr>
        <w:t>Функциональные требования к разработке</w:t>
      </w:r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</w:p>
    <w:p w14:paraId="23C97DB1" w14:textId="77777777" w:rsidR="00A11DF9" w:rsidRPr="00525A1A" w:rsidRDefault="00A11DF9" w:rsidP="00A11DF9">
      <w:pPr>
        <w:pStyle w:val="afff3"/>
      </w:pPr>
      <w:bookmarkStart w:id="572" w:name="_Toc320996766"/>
      <w:bookmarkStart w:id="573" w:name="_Toc321248640"/>
      <w:bookmarkStart w:id="574" w:name="_Toc321261133"/>
      <w:bookmarkStart w:id="575" w:name="_Toc321322581"/>
      <w:bookmarkStart w:id="576" w:name="_Toc352431026"/>
      <w:bookmarkStart w:id="577" w:name="_Toc352441287"/>
      <w:bookmarkStart w:id="578" w:name="_Toc352442348"/>
      <w:bookmarkStart w:id="579" w:name="_Toc352442620"/>
      <w:bookmarkStart w:id="580" w:name="_Toc352442745"/>
      <w:bookmarkStart w:id="581" w:name="_Toc352586124"/>
      <w:bookmarkStart w:id="582" w:name="_Toc352586283"/>
      <w:bookmarkStart w:id="583" w:name="_Toc352586384"/>
      <w:r w:rsidRPr="00525A1A">
        <w:rPr>
          <w:rStyle w:val="afff0"/>
          <w:color w:val="auto"/>
          <w:rPrChange w:id="584" w:author="SANYA SHOOMKA" w:date="2016-04-14T17:10:00Z">
            <w:rPr/>
          </w:rPrChange>
        </w:rPr>
        <w:t>Разрабатываемый программный продукт должен предоставлять</w:t>
      </w:r>
      <w:r w:rsidRPr="00525A1A">
        <w:t xml:space="preserve"> нижеуказанные возможности</w:t>
      </w:r>
      <w:ins w:id="585" w:author="SANYA SHOOMKA" w:date="2016-04-14T17:00:00Z">
        <w:r w:rsidRPr="00525A1A">
          <w:rPr>
            <w:lang w:val="ru-RU"/>
          </w:rPr>
          <w:t>:</w:t>
        </w:r>
      </w:ins>
      <w:del w:id="586" w:author="SANYA SHOOMKA" w:date="2016-04-14T17:00:00Z">
        <w:r w:rsidRPr="00525A1A" w:rsidDel="00525A1A">
          <w:delText>.</w:delText>
        </w:r>
      </w:del>
    </w:p>
    <w:p w14:paraId="03E7B703" w14:textId="77777777" w:rsidR="00A11DF9" w:rsidRPr="00525A1A" w:rsidRDefault="00A11DF9" w:rsidP="00A11DF9">
      <w:pPr>
        <w:pStyle w:val="a4"/>
      </w:pPr>
      <w:del w:id="587" w:author="SANYA SHOOMKA" w:date="2016-04-14T16:02:00Z">
        <w:r w:rsidRPr="00525A1A" w:rsidDel="00525A1A">
          <w:rPr>
            <w:rPrChange w:id="588" w:author="SANYA SHOOMKA" w:date="2016-04-14T17:10:00Z">
              <w:rPr>
                <w:highlight w:val="red"/>
              </w:rPr>
            </w:rPrChange>
          </w:rPr>
          <w:delText xml:space="preserve">Обработка </w:delText>
        </w:r>
      </w:del>
      <w:ins w:id="589" w:author="SANYA SHOOMKA" w:date="2016-04-14T16:02:00Z">
        <w:r w:rsidRPr="00525A1A">
          <w:t xml:space="preserve">обработка </w:t>
        </w:r>
      </w:ins>
      <w:r w:rsidRPr="00525A1A">
        <w:rPr>
          <w:lang w:val="en-US"/>
        </w:rPr>
        <w:t>push</w:t>
      </w:r>
      <w:r w:rsidRPr="00525A1A">
        <w:t>-уведомлений от ЭСУОП</w:t>
      </w:r>
      <w:del w:id="590" w:author="SANYA SHOOMKA" w:date="2016-04-20T19:13:00Z">
        <w:r w:rsidRPr="00525A1A" w:rsidDel="00483466">
          <w:delText>.</w:delText>
        </w:r>
      </w:del>
      <w:ins w:id="591" w:author="SANYA SHOOMKA" w:date="2016-04-20T19:13:00Z">
        <w:r w:rsidRPr="00483466">
          <w:rPr>
            <w:rPrChange w:id="592" w:author="SANYA SHOOMKA" w:date="2016-04-20T19:13:00Z">
              <w:rPr>
                <w:lang w:val="en-US"/>
              </w:rPr>
            </w:rPrChange>
          </w:rPr>
          <w:t>;</w:t>
        </w:r>
      </w:ins>
    </w:p>
    <w:p w14:paraId="6B649B0B" w14:textId="77777777" w:rsidR="00A11DF9" w:rsidRPr="0060310A" w:rsidRDefault="00A11DF9">
      <w:pPr>
        <w:pStyle w:val="a4"/>
        <w:pPrChange w:id="593" w:author="SANYA SHOOMKA" w:date="2016-04-23T22:42:00Z">
          <w:pPr>
            <w:pStyle w:val="afff3"/>
          </w:pPr>
        </w:pPrChange>
      </w:pPr>
      <w:del w:id="594" w:author="SANYA SHOOMKA" w:date="2016-04-14T16:03:00Z">
        <w:r w:rsidRPr="00777467" w:rsidDel="00525A1A">
          <w:delText xml:space="preserve">Обеспечить </w:delText>
        </w:r>
      </w:del>
      <w:ins w:id="595" w:author="SANYA SHOOMKA" w:date="2016-04-14T16:03:00Z">
        <w:r w:rsidRPr="00777467">
          <w:t xml:space="preserve">обеспечить </w:t>
        </w:r>
      </w:ins>
      <w:r w:rsidRPr="00B307B8">
        <w:t>любым пользователям следующие возможности</w:t>
      </w:r>
      <w:r w:rsidRPr="00A11DF9">
        <w:t>:</w:t>
      </w:r>
    </w:p>
    <w:p w14:paraId="0D9CF49A" w14:textId="77777777" w:rsidR="00A11DF9" w:rsidRPr="00AD4D8E" w:rsidRDefault="00A11DF9">
      <w:pPr>
        <w:pStyle w:val="20"/>
        <w:pPrChange w:id="596" w:author="SANYA SHOOMKA" w:date="2016-04-23T22:42:00Z">
          <w:pPr>
            <w:pStyle w:val="a4"/>
          </w:pPr>
        </w:pPrChange>
      </w:pPr>
      <w:r w:rsidRPr="00525A1A">
        <w:t>просмотр расписания</w:t>
      </w:r>
      <w:del w:id="597" w:author="SANYA SHOOMKA" w:date="2016-04-20T19:13:00Z">
        <w:r w:rsidRPr="00525A1A" w:rsidDel="00483466">
          <w:rPr>
            <w:lang w:val="en-US"/>
          </w:rPr>
          <w:delText>.</w:delText>
        </w:r>
      </w:del>
      <w:ins w:id="598" w:author="SANYA SHOOMKA" w:date="2016-04-20T19:13:00Z">
        <w:r>
          <w:rPr>
            <w:lang w:val="en-US"/>
          </w:rPr>
          <w:t>;</w:t>
        </w:r>
      </w:ins>
    </w:p>
    <w:p w14:paraId="5960784F" w14:textId="77777777" w:rsidR="00A11DF9" w:rsidRPr="00525A1A" w:rsidRDefault="00A11DF9" w:rsidP="00A11DF9">
      <w:pPr>
        <w:pStyle w:val="20"/>
      </w:pPr>
      <w:r w:rsidRPr="00525A1A">
        <w:t>просмотр новостей факультета</w:t>
      </w:r>
      <w:r w:rsidRPr="00525A1A">
        <w:rPr>
          <w:lang w:val="en-US"/>
        </w:rPr>
        <w:t>;</w:t>
      </w:r>
    </w:p>
    <w:p w14:paraId="64F449A9" w14:textId="77777777" w:rsidR="00A11DF9" w:rsidRPr="0060310A" w:rsidRDefault="00A11DF9">
      <w:pPr>
        <w:pStyle w:val="a4"/>
        <w:pPrChange w:id="599" w:author="SANYA SHOOMKA" w:date="2016-04-23T22:42:00Z">
          <w:pPr>
            <w:pStyle w:val="afff3"/>
          </w:pPr>
        </w:pPrChange>
      </w:pPr>
      <w:del w:id="600" w:author="SANYA SHOOMKA" w:date="2016-04-14T16:03:00Z">
        <w:r w:rsidRPr="00777467" w:rsidDel="00525A1A">
          <w:delText xml:space="preserve">Обеспечить </w:delText>
        </w:r>
      </w:del>
      <w:ins w:id="601" w:author="SANYA SHOOMKA" w:date="2016-04-14T16:03:00Z">
        <w:r w:rsidRPr="00777467">
          <w:t xml:space="preserve">обеспечить </w:t>
        </w:r>
      </w:ins>
      <w:r w:rsidRPr="00B307B8">
        <w:t xml:space="preserve">неавторизованным пользователям </w:t>
      </w:r>
      <w:r w:rsidRPr="00A11DF9">
        <w:t>следующие возможности</w:t>
      </w:r>
      <w:r w:rsidRPr="009D72B1">
        <w:t>:</w:t>
      </w:r>
    </w:p>
    <w:p w14:paraId="0ABAC5DE" w14:textId="77777777" w:rsidR="00A11DF9" w:rsidRPr="00525A1A" w:rsidRDefault="00A11DF9">
      <w:pPr>
        <w:pStyle w:val="20"/>
        <w:pPrChange w:id="602" w:author="SANYA SHOOMKA" w:date="2016-04-23T22:42:00Z">
          <w:pPr>
            <w:pStyle w:val="a4"/>
          </w:pPr>
        </w:pPrChange>
      </w:pPr>
      <w:r w:rsidRPr="00525A1A">
        <w:t>авторизации на ресурсе, путём указания логина и пароля</w:t>
      </w:r>
      <w:del w:id="603" w:author="SANYA SHOOMKA" w:date="2016-04-20T19:13:00Z">
        <w:r w:rsidRPr="00525A1A" w:rsidDel="00483466">
          <w:delText>.</w:delText>
        </w:r>
      </w:del>
      <w:ins w:id="604" w:author="SANYA SHOOMKA" w:date="2016-04-20T19:13:00Z">
        <w:r w:rsidRPr="00483466">
          <w:rPr>
            <w:rPrChange w:id="605" w:author="SANYA SHOOMKA" w:date="2016-04-20T19:13:00Z">
              <w:rPr>
                <w:lang w:val="en-US"/>
              </w:rPr>
            </w:rPrChange>
          </w:rPr>
          <w:t>;</w:t>
        </w:r>
      </w:ins>
    </w:p>
    <w:p w14:paraId="3A459796" w14:textId="77777777" w:rsidR="00A11DF9" w:rsidRPr="0060310A" w:rsidRDefault="00A11DF9">
      <w:pPr>
        <w:pStyle w:val="a4"/>
        <w:pPrChange w:id="606" w:author="SANYA SHOOMKA" w:date="2016-04-23T22:42:00Z">
          <w:pPr>
            <w:pStyle w:val="afff3"/>
          </w:pPr>
        </w:pPrChange>
      </w:pPr>
      <w:del w:id="607" w:author="SANYA SHOOMKA" w:date="2016-04-14T16:03:00Z">
        <w:r w:rsidRPr="00777467" w:rsidDel="00525A1A">
          <w:delText xml:space="preserve">Обеспечить </w:delText>
        </w:r>
      </w:del>
      <w:ins w:id="608" w:author="SANYA SHOOMKA" w:date="2016-04-14T16:03:00Z">
        <w:r w:rsidRPr="00777467">
          <w:t xml:space="preserve">обеспечить </w:t>
        </w:r>
      </w:ins>
      <w:r w:rsidRPr="00B307B8">
        <w:t xml:space="preserve">авторизованным пользователям </w:t>
      </w:r>
      <w:r w:rsidRPr="00A11DF9">
        <w:t>следующие возможности</w:t>
      </w:r>
      <w:r w:rsidRPr="009D72B1">
        <w:t>:</w:t>
      </w:r>
    </w:p>
    <w:p w14:paraId="1AD52957" w14:textId="77777777" w:rsidR="00A11DF9" w:rsidRPr="00525A1A" w:rsidRDefault="00A11DF9">
      <w:pPr>
        <w:pStyle w:val="20"/>
        <w:rPr>
          <w:lang w:val="x-none"/>
        </w:rPr>
        <w:pPrChange w:id="609" w:author="SANYA SHOOMKA" w:date="2016-04-23T22:42:00Z">
          <w:pPr>
            <w:pStyle w:val="a4"/>
          </w:pPr>
        </w:pPrChange>
      </w:pPr>
      <w:r w:rsidRPr="00525A1A">
        <w:t>обмен сообщениями с другими пользователями системы;</w:t>
      </w:r>
    </w:p>
    <w:p w14:paraId="7E9FABE5" w14:textId="77777777" w:rsidR="00A11DF9" w:rsidRPr="00525A1A" w:rsidRDefault="00A11DF9">
      <w:pPr>
        <w:pStyle w:val="20"/>
        <w:pPrChange w:id="610" w:author="SANYA SHOOMKA" w:date="2016-04-23T22:42:00Z">
          <w:pPr>
            <w:pStyle w:val="a4"/>
          </w:pPr>
        </w:pPrChange>
      </w:pPr>
      <w:r w:rsidRPr="00525A1A">
        <w:t>поиск других пользователей системы</w:t>
      </w:r>
      <w:r w:rsidRPr="00525A1A">
        <w:rPr>
          <w:lang w:val="en-US"/>
        </w:rPr>
        <w:t>;</w:t>
      </w:r>
    </w:p>
    <w:p w14:paraId="4E92605C" w14:textId="77777777" w:rsidR="00A11DF9" w:rsidRPr="00525A1A" w:rsidRDefault="00A11DF9">
      <w:pPr>
        <w:pStyle w:val="20"/>
        <w:pPrChange w:id="611" w:author="SANYA SHOOMKA" w:date="2016-04-23T22:42:00Z">
          <w:pPr>
            <w:pStyle w:val="a4"/>
          </w:pPr>
        </w:pPrChange>
      </w:pPr>
      <w:r w:rsidRPr="00525A1A">
        <w:t>просмотр своего профиля</w:t>
      </w:r>
      <w:r w:rsidRPr="00525A1A">
        <w:rPr>
          <w:lang w:val="en-US"/>
        </w:rPr>
        <w:t>;</w:t>
      </w:r>
    </w:p>
    <w:p w14:paraId="6087801D" w14:textId="77777777" w:rsidR="00A11DF9" w:rsidRPr="00525A1A" w:rsidRDefault="00A11DF9">
      <w:pPr>
        <w:pStyle w:val="20"/>
        <w:pPrChange w:id="612" w:author="SANYA SHOOMKA" w:date="2016-04-23T22:42:00Z">
          <w:pPr>
            <w:pStyle w:val="a4"/>
          </w:pPr>
        </w:pPrChange>
      </w:pPr>
      <w:r w:rsidRPr="00525A1A">
        <w:t xml:space="preserve">просмотр профилей преподавателей и их </w:t>
      </w:r>
      <w:r>
        <w:t>занятий</w:t>
      </w:r>
      <w:del w:id="613" w:author="SANYA SHOOMKA" w:date="2016-04-20T19:13:00Z">
        <w:r w:rsidRPr="00525A1A" w:rsidDel="00483466">
          <w:delText>.</w:delText>
        </w:r>
      </w:del>
      <w:ins w:id="614" w:author="SANYA SHOOMKA" w:date="2016-04-20T19:13:00Z">
        <w:r w:rsidRPr="00483466">
          <w:rPr>
            <w:rPrChange w:id="615" w:author="SANYA SHOOMKA" w:date="2016-04-20T19:13:00Z">
              <w:rPr>
                <w:lang w:val="en-US"/>
              </w:rPr>
            </w:rPrChange>
          </w:rPr>
          <w:t>;</w:t>
        </w:r>
      </w:ins>
    </w:p>
    <w:p w14:paraId="494AB871" w14:textId="77777777" w:rsidR="00A11DF9" w:rsidRPr="0060310A" w:rsidRDefault="00A11DF9">
      <w:pPr>
        <w:pStyle w:val="a4"/>
        <w:pPrChange w:id="616" w:author="SANYA SHOOMKA" w:date="2016-04-23T22:42:00Z">
          <w:pPr>
            <w:pStyle w:val="afff3"/>
          </w:pPr>
        </w:pPrChange>
      </w:pPr>
      <w:del w:id="617" w:author="SANYA SHOOMKA" w:date="2016-04-14T16:03:00Z">
        <w:r w:rsidRPr="00525A1A" w:rsidDel="00525A1A">
          <w:rPr>
            <w:rStyle w:val="afff0"/>
            <w:rFonts w:eastAsia="Times New Roman"/>
            <w:color w:val="auto"/>
            <w:rPrChange w:id="618" w:author="SANYA SHOOMKA" w:date="2016-04-14T17:10:00Z">
              <w:rPr/>
            </w:rPrChange>
          </w:rPr>
          <w:delText xml:space="preserve">Обеспечить </w:delText>
        </w:r>
      </w:del>
      <w:ins w:id="619" w:author="SANYA SHOOMKA" w:date="2016-04-14T16:03:00Z">
        <w:r w:rsidRPr="00525A1A">
          <w:rPr>
            <w:rStyle w:val="afff0"/>
            <w:color w:val="auto"/>
            <w:rPrChange w:id="620" w:author="SANYA SHOOMKA" w:date="2016-04-14T17:10:00Z">
              <w:rPr>
                <w:rStyle w:val="afff0"/>
              </w:rPr>
            </w:rPrChange>
          </w:rPr>
          <w:t xml:space="preserve">обеспечить </w:t>
        </w:r>
      </w:ins>
      <w:r w:rsidRPr="00525A1A">
        <w:rPr>
          <w:rStyle w:val="afff0"/>
          <w:rFonts w:eastAsia="Times New Roman"/>
          <w:color w:val="auto"/>
          <w:rPrChange w:id="621" w:author="SANYA SHOOMKA" w:date="2016-04-14T17:10:00Z">
            <w:rPr/>
          </w:rPrChange>
        </w:rPr>
        <w:t>пользователям с правами «преподаватель» следующие</w:t>
      </w:r>
      <w:r w:rsidRPr="00777467">
        <w:t xml:space="preserve"> возможности:</w:t>
      </w:r>
    </w:p>
    <w:p w14:paraId="5292B412" w14:textId="77777777" w:rsidR="00A11DF9" w:rsidRPr="00525A1A" w:rsidRDefault="00A11DF9">
      <w:pPr>
        <w:pStyle w:val="20"/>
        <w:pPrChange w:id="622" w:author="SANYA SHOOMKA" w:date="2016-04-23T22:42:00Z">
          <w:pPr>
            <w:pStyle w:val="a4"/>
          </w:pPr>
        </w:pPrChange>
      </w:pPr>
      <w:r w:rsidRPr="00525A1A">
        <w:t>просмотр учебных журналов</w:t>
      </w:r>
      <w:r w:rsidRPr="00525A1A">
        <w:rPr>
          <w:lang w:val="en-US"/>
        </w:rPr>
        <w:t>;</w:t>
      </w:r>
    </w:p>
    <w:p w14:paraId="6112FB64" w14:textId="77777777" w:rsidR="00A11DF9" w:rsidRPr="00525A1A" w:rsidRDefault="00A11DF9">
      <w:pPr>
        <w:pStyle w:val="20"/>
        <w:pPrChange w:id="623" w:author="SANYA SHOOMKA" w:date="2016-04-23T22:42:00Z">
          <w:pPr>
            <w:pStyle w:val="a4"/>
          </w:pPr>
        </w:pPrChange>
      </w:pPr>
      <w:r>
        <w:rPr>
          <w:rStyle w:val="26"/>
          <w:color w:val="auto"/>
        </w:rPr>
        <w:t>проведение занятий</w:t>
      </w:r>
      <w:r w:rsidRPr="00525A1A">
        <w:rPr>
          <w:rStyle w:val="26"/>
          <w:color w:val="auto"/>
          <w:rPrChange w:id="624" w:author="SANYA SHOOMKA" w:date="2016-04-14T17:10:00Z">
            <w:rPr/>
          </w:rPrChange>
        </w:rPr>
        <w:t>. При выставлении</w:t>
      </w:r>
      <w:r w:rsidRPr="00525A1A">
        <w:t xml:space="preserve"> отметок студентам </w:t>
      </w:r>
      <w:r>
        <w:t>дать возможность указывать</w:t>
      </w:r>
      <w:r w:rsidRPr="00525A1A">
        <w:t>:</w:t>
      </w:r>
    </w:p>
    <w:p w14:paraId="304317E7" w14:textId="77777777" w:rsidR="00A11DF9" w:rsidRPr="00525A1A" w:rsidRDefault="00A11DF9">
      <w:pPr>
        <w:pStyle w:val="a4"/>
        <w:numPr>
          <w:ilvl w:val="1"/>
          <w:numId w:val="52"/>
        </w:numPr>
        <w:pPrChange w:id="625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оценку</w:t>
      </w:r>
      <w:r w:rsidRPr="00525A1A">
        <w:rPr>
          <w:lang w:val="en-US"/>
        </w:rPr>
        <w:t>;</w:t>
      </w:r>
    </w:p>
    <w:p w14:paraId="18F8B3F7" w14:textId="77777777" w:rsidR="00A11DF9" w:rsidRPr="00525A1A" w:rsidRDefault="00A11DF9">
      <w:pPr>
        <w:pStyle w:val="a4"/>
        <w:numPr>
          <w:ilvl w:val="1"/>
          <w:numId w:val="52"/>
        </w:numPr>
        <w:pPrChange w:id="626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важность оценки</w:t>
      </w:r>
      <w:r w:rsidRPr="00525A1A">
        <w:rPr>
          <w:lang w:val="en-US"/>
        </w:rPr>
        <w:t>;</w:t>
      </w:r>
    </w:p>
    <w:p w14:paraId="181CC34E" w14:textId="77777777" w:rsidR="00A11DF9" w:rsidRPr="00525A1A" w:rsidRDefault="00A11DF9">
      <w:pPr>
        <w:pStyle w:val="a4"/>
        <w:numPr>
          <w:ilvl w:val="1"/>
          <w:numId w:val="52"/>
        </w:numPr>
        <w:pPrChange w:id="627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del w:id="628" w:author="SANYA SHOOMKA" w:date="2016-04-14T16:04:00Z">
        <w:r w:rsidRPr="00525A1A" w:rsidDel="00525A1A">
          <w:delText>Присутствие</w:delText>
        </w:r>
      </w:del>
      <w:ins w:id="629" w:author="SANYA SHOOMKA" w:date="2016-04-14T16:04:00Z">
        <w:r w:rsidRPr="00525A1A">
          <w:t>присутствие</w:t>
        </w:r>
      </w:ins>
      <w:r w:rsidRPr="00525A1A">
        <w:rPr>
          <w:lang w:val="en-US"/>
        </w:rPr>
        <w:t>;</w:t>
      </w:r>
    </w:p>
    <w:p w14:paraId="227D4022" w14:textId="77777777" w:rsidR="00A11DF9" w:rsidRPr="00525A1A" w:rsidRDefault="00A11DF9">
      <w:pPr>
        <w:pStyle w:val="a4"/>
        <w:numPr>
          <w:ilvl w:val="1"/>
          <w:numId w:val="52"/>
        </w:numPr>
        <w:pPrChange w:id="630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важность присутствия</w:t>
      </w:r>
      <w:r w:rsidRPr="00525A1A">
        <w:rPr>
          <w:lang w:val="en-US"/>
        </w:rPr>
        <w:t>;</w:t>
      </w:r>
    </w:p>
    <w:p w14:paraId="3A12260E" w14:textId="77777777" w:rsidR="00A11DF9" w:rsidRPr="00525A1A" w:rsidRDefault="00A11DF9">
      <w:pPr>
        <w:pStyle w:val="a4"/>
        <w:numPr>
          <w:ilvl w:val="1"/>
          <w:numId w:val="52"/>
        </w:numPr>
        <w:pPrChange w:id="631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отметка высокой/низкой активности</w:t>
      </w:r>
      <w:r w:rsidRPr="00525A1A">
        <w:rPr>
          <w:lang w:val="en-US"/>
        </w:rPr>
        <w:t>;</w:t>
      </w:r>
    </w:p>
    <w:p w14:paraId="654AA86C" w14:textId="77777777" w:rsidR="00A11DF9" w:rsidRPr="00525A1A" w:rsidRDefault="00A11DF9">
      <w:pPr>
        <w:pStyle w:val="a4"/>
        <w:numPr>
          <w:ilvl w:val="1"/>
          <w:numId w:val="52"/>
        </w:numPr>
        <w:pPrChange w:id="632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отметка о раннем уходе</w:t>
      </w:r>
      <w:r w:rsidRPr="00525A1A">
        <w:rPr>
          <w:lang w:val="en-US"/>
        </w:rPr>
        <w:t>;</w:t>
      </w:r>
    </w:p>
    <w:p w14:paraId="7C2C200E" w14:textId="77777777" w:rsidR="00A11DF9" w:rsidRPr="00525A1A" w:rsidRDefault="00A11DF9">
      <w:pPr>
        <w:pStyle w:val="a4"/>
        <w:numPr>
          <w:ilvl w:val="1"/>
          <w:numId w:val="52"/>
        </w:numPr>
        <w:pPrChange w:id="633" w:author="SANYA SHOOMKA" w:date="2016-04-23T22:42:00Z">
          <w:pPr>
            <w:pStyle w:val="a4"/>
            <w:numPr>
              <w:ilvl w:val="1"/>
            </w:numPr>
            <w:ind w:left="2149" w:hanging="360"/>
          </w:pPr>
        </w:pPrChange>
      </w:pPr>
      <w:r w:rsidRPr="00525A1A">
        <w:t>отметка об опоздании</w:t>
      </w:r>
      <w:del w:id="634" w:author="SANYA SHOOMKA" w:date="2016-04-20T19:13:00Z">
        <w:r w:rsidRPr="00525A1A" w:rsidDel="00483466">
          <w:rPr>
            <w:lang w:val="en-US"/>
          </w:rPr>
          <w:delText>.</w:delText>
        </w:r>
      </w:del>
      <w:ins w:id="635" w:author="SANYA SHOOMKA" w:date="2016-04-20T19:13:00Z">
        <w:r>
          <w:rPr>
            <w:lang w:val="en-US"/>
          </w:rPr>
          <w:t>;</w:t>
        </w:r>
      </w:ins>
    </w:p>
    <w:p w14:paraId="43D6BDB6" w14:textId="77777777" w:rsidR="00A11DF9" w:rsidRPr="00525A1A" w:rsidRDefault="00A11DF9">
      <w:pPr>
        <w:pStyle w:val="20"/>
        <w:pPrChange w:id="636" w:author="SANYA SHOOMKA" w:date="2016-04-23T22:42:00Z">
          <w:pPr>
            <w:pStyle w:val="a4"/>
          </w:pPr>
        </w:pPrChange>
      </w:pPr>
      <w:r w:rsidRPr="00525A1A">
        <w:rPr>
          <w:rStyle w:val="26"/>
          <w:color w:val="auto"/>
          <w:rPrChange w:id="637" w:author="SANYA SHOOMKA" w:date="2016-04-14T17:10:00Z">
            <w:rPr/>
          </w:rPrChange>
        </w:rPr>
        <w:lastRenderedPageBreak/>
        <w:t>просмотр профилей студентов и родителей. Под этим подразумевается</w:t>
      </w:r>
      <w:r w:rsidRPr="00525A1A">
        <w:t xml:space="preserve"> просмотр контактов, общих данных, в случае со студентом – просмотр успеваемости, посещаемости и итоговых оценок</w:t>
      </w:r>
      <w:del w:id="638" w:author="SANYA SHOOMKA" w:date="2016-04-20T19:13:00Z">
        <w:r w:rsidRPr="00525A1A" w:rsidDel="00483466">
          <w:delText>.</w:delText>
        </w:r>
      </w:del>
      <w:ins w:id="639" w:author="SANYA SHOOMKA" w:date="2016-04-20T19:13:00Z">
        <w:r w:rsidRPr="00483466">
          <w:rPr>
            <w:rPrChange w:id="640" w:author="SANYA SHOOMKA" w:date="2016-04-20T19:13:00Z">
              <w:rPr>
                <w:lang w:val="en-US"/>
              </w:rPr>
            </w:rPrChange>
          </w:rPr>
          <w:t>;</w:t>
        </w:r>
      </w:ins>
    </w:p>
    <w:p w14:paraId="2038B614" w14:textId="77777777" w:rsidR="00A11DF9" w:rsidRPr="0060310A" w:rsidRDefault="00A11DF9">
      <w:pPr>
        <w:pStyle w:val="a4"/>
        <w:pPrChange w:id="641" w:author="SANYA SHOOMKA" w:date="2016-04-23T22:42:00Z">
          <w:pPr>
            <w:pStyle w:val="afff3"/>
          </w:pPr>
        </w:pPrChange>
      </w:pPr>
      <w:del w:id="642" w:author="SANYA SHOOMKA" w:date="2016-04-14T16:04:00Z">
        <w:r w:rsidRPr="00777467" w:rsidDel="00525A1A">
          <w:delText xml:space="preserve">Обеспечить </w:delText>
        </w:r>
      </w:del>
      <w:ins w:id="643" w:author="SANYA SHOOMKA" w:date="2016-04-14T16:04:00Z">
        <w:r w:rsidRPr="00B307B8">
          <w:t xml:space="preserve">обеспечить </w:t>
        </w:r>
      </w:ins>
      <w:r w:rsidRPr="00B307B8">
        <w:t>пользователям с правами «студент»</w:t>
      </w:r>
      <w:r w:rsidRPr="00A11DF9">
        <w:t xml:space="preserve"> следующие возможности:</w:t>
      </w:r>
    </w:p>
    <w:p w14:paraId="3AADD144" w14:textId="77777777" w:rsidR="00A11DF9" w:rsidRPr="00525A1A" w:rsidRDefault="00A11DF9">
      <w:pPr>
        <w:pStyle w:val="20"/>
        <w:pPrChange w:id="644" w:author="SANYA SHOOMKA" w:date="2016-04-23T22:42:00Z">
          <w:pPr>
            <w:pStyle w:val="a4"/>
          </w:pPr>
        </w:pPrChange>
      </w:pPr>
      <w:r w:rsidRPr="00525A1A">
        <w:t>просмотр своей успеваемости</w:t>
      </w:r>
      <w:r w:rsidRPr="00525A1A">
        <w:rPr>
          <w:lang w:val="en-US"/>
        </w:rPr>
        <w:t>;</w:t>
      </w:r>
    </w:p>
    <w:p w14:paraId="3941F9CA" w14:textId="77777777" w:rsidR="00A11DF9" w:rsidRPr="00525A1A" w:rsidRDefault="00A11DF9">
      <w:pPr>
        <w:pStyle w:val="20"/>
        <w:pPrChange w:id="645" w:author="SANYA SHOOMKA" w:date="2016-04-23T22:42:00Z">
          <w:pPr>
            <w:pStyle w:val="a4"/>
          </w:pPr>
        </w:pPrChange>
      </w:pPr>
      <w:r w:rsidRPr="00525A1A">
        <w:t>просмотр своей посещаемости</w:t>
      </w:r>
      <w:r w:rsidRPr="00525A1A">
        <w:rPr>
          <w:lang w:val="en-US"/>
        </w:rPr>
        <w:t>;</w:t>
      </w:r>
    </w:p>
    <w:p w14:paraId="33189D4A" w14:textId="77777777" w:rsidR="00A11DF9" w:rsidRPr="00525A1A" w:rsidRDefault="00A11DF9">
      <w:pPr>
        <w:pStyle w:val="20"/>
        <w:pPrChange w:id="646" w:author="SANYA SHOOMKA" w:date="2016-04-23T22:42:00Z">
          <w:pPr>
            <w:pStyle w:val="a4"/>
          </w:pPr>
        </w:pPrChange>
      </w:pPr>
      <w:r w:rsidRPr="00525A1A">
        <w:t>просмотр своих итоговых оценок</w:t>
      </w:r>
      <w:del w:id="647" w:author="SANYA SHOOMKA" w:date="2016-04-20T19:13:00Z">
        <w:r w:rsidRPr="00525A1A" w:rsidDel="00483466">
          <w:rPr>
            <w:lang w:val="en-US"/>
          </w:rPr>
          <w:delText>.</w:delText>
        </w:r>
      </w:del>
      <w:ins w:id="648" w:author="SANYA SHOOMKA" w:date="2016-04-20T19:13:00Z">
        <w:r>
          <w:rPr>
            <w:lang w:val="en-US"/>
          </w:rPr>
          <w:t>;</w:t>
        </w:r>
      </w:ins>
    </w:p>
    <w:p w14:paraId="5256F0BB" w14:textId="77777777" w:rsidR="00A11DF9" w:rsidRPr="0060310A" w:rsidRDefault="00A11DF9">
      <w:pPr>
        <w:pStyle w:val="a4"/>
        <w:pPrChange w:id="649" w:author="SANYA SHOOMKA" w:date="2016-04-23T22:42:00Z">
          <w:pPr>
            <w:pStyle w:val="afff3"/>
          </w:pPr>
        </w:pPrChange>
      </w:pPr>
      <w:del w:id="650" w:author="SANYA SHOOMKA" w:date="2016-04-14T16:04:00Z">
        <w:r w:rsidRPr="00777467" w:rsidDel="00525A1A">
          <w:delText xml:space="preserve">Обеспечить </w:delText>
        </w:r>
      </w:del>
      <w:ins w:id="651" w:author="SANYA SHOOMKA" w:date="2016-04-14T16:04:00Z">
        <w:r w:rsidRPr="00777467">
          <w:t xml:space="preserve">обеспечить </w:t>
        </w:r>
      </w:ins>
      <w:r w:rsidRPr="00B307B8">
        <w:t>пользователям с правами «родитель»</w:t>
      </w:r>
      <w:r w:rsidRPr="00A11DF9">
        <w:t xml:space="preserve"> следующие возможности:</w:t>
      </w:r>
    </w:p>
    <w:p w14:paraId="6C5E0F65" w14:textId="77777777" w:rsidR="00A11DF9" w:rsidRPr="00525A1A" w:rsidRDefault="00A11DF9">
      <w:pPr>
        <w:pStyle w:val="20"/>
        <w:pPrChange w:id="652" w:author="SANYA SHOOMKA" w:date="2016-04-23T22:42:00Z">
          <w:pPr>
            <w:pStyle w:val="a4"/>
          </w:pPr>
        </w:pPrChange>
      </w:pPr>
      <w:r w:rsidRPr="00525A1A">
        <w:t xml:space="preserve">просмотр профилей </w:t>
      </w:r>
      <w:r>
        <w:rPr>
          <w:color w:val="auto"/>
        </w:rPr>
        <w:t>студентов, к котором у данного пользователя есть доступ</w:t>
      </w:r>
      <w:del w:id="653" w:author="SANYA SHOOMKA" w:date="2016-04-20T19:13:00Z">
        <w:r w:rsidRPr="0004019B" w:rsidDel="00483466">
          <w:rPr>
            <w:color w:val="auto"/>
          </w:rPr>
          <w:delText>.</w:delText>
        </w:r>
      </w:del>
      <w:ins w:id="654" w:author="SANYA SHOOMKA" w:date="2016-04-20T19:13:00Z">
        <w:r w:rsidRPr="0004019B">
          <w:rPr>
            <w:color w:val="auto"/>
          </w:rPr>
          <w:t>.</w:t>
        </w:r>
      </w:ins>
    </w:p>
    <w:p w14:paraId="6F81913F" w14:textId="77777777" w:rsidR="00A11DF9" w:rsidRPr="00525A1A" w:rsidRDefault="00A11DF9" w:rsidP="00A11DF9">
      <w:pPr>
        <w:pStyle w:val="a6"/>
        <w:rPr>
          <w:color w:val="auto"/>
          <w:rPrChange w:id="655" w:author="SANYA SHOOMKA" w:date="2016-04-14T17:10:00Z">
            <w:rPr/>
          </w:rPrChange>
        </w:rPr>
      </w:pPr>
      <w:r w:rsidRPr="00525A1A">
        <w:rPr>
          <w:color w:val="auto"/>
          <w:rPrChange w:id="656" w:author="SANYA SHOOMKA" w:date="2016-04-14T17:10:00Z">
            <w:rPr/>
          </w:rPrChange>
        </w:rPr>
        <w:t>Описание входных и выходных данных</w:t>
      </w:r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</w:p>
    <w:p w14:paraId="58AE0BF5" w14:textId="77777777" w:rsidR="00A11DF9" w:rsidRPr="00525A1A" w:rsidRDefault="00A11DF9" w:rsidP="00A11DF9">
      <w:pPr>
        <w:pStyle w:val="afff3"/>
      </w:pPr>
      <w:r w:rsidRPr="00525A1A">
        <w:t>На основе функциональных требований определены входные и выходные данные, представленные в таблице П1.1.</w:t>
      </w:r>
    </w:p>
    <w:p w14:paraId="280D8967" w14:textId="77777777" w:rsidR="00A11DF9" w:rsidRPr="00525A1A" w:rsidRDefault="00A11DF9" w:rsidP="00A11DF9">
      <w:pPr>
        <w:pStyle w:val="aff7"/>
        <w:keepNext/>
        <w:jc w:val="right"/>
        <w:rPr>
          <w:i w:val="0"/>
          <w:sz w:val="28"/>
          <w:szCs w:val="28"/>
        </w:rPr>
      </w:pPr>
      <w:r w:rsidRPr="00525A1A">
        <w:rPr>
          <w:i w:val="0"/>
          <w:sz w:val="28"/>
          <w:szCs w:val="28"/>
        </w:rPr>
        <w:t>Таблица П1.1</w:t>
      </w:r>
    </w:p>
    <w:p w14:paraId="2A5CEE44" w14:textId="77777777" w:rsidR="00A11DF9" w:rsidRPr="00525A1A" w:rsidRDefault="00A11DF9" w:rsidP="00A11DF9">
      <w:pPr>
        <w:pStyle w:val="aff7"/>
        <w:keepNext/>
        <w:rPr>
          <w:i w:val="0"/>
          <w:sz w:val="28"/>
          <w:szCs w:val="28"/>
        </w:rPr>
      </w:pPr>
      <w:r w:rsidRPr="00525A1A">
        <w:rPr>
          <w:i w:val="0"/>
          <w:sz w:val="28"/>
          <w:szCs w:val="28"/>
        </w:rPr>
        <w:t>Входные и выходные данные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3254"/>
        <w:gridCol w:w="3171"/>
      </w:tblGrid>
      <w:tr w:rsidR="00A11DF9" w:rsidRPr="00525A1A" w14:paraId="32024605" w14:textId="77777777" w:rsidTr="0000185F">
        <w:trPr>
          <w:trHeight w:val="33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D62DF" w14:textId="77777777" w:rsidR="00A11DF9" w:rsidRPr="00525A1A" w:rsidRDefault="00A11DF9">
            <w:pPr>
              <w:pStyle w:val="affff8"/>
              <w:jc w:val="center"/>
              <w:pPrChange w:id="657" w:author="SANYA SHOOMKA" w:date="2016-04-14T16:54:00Z">
                <w:pPr>
                  <w:pStyle w:val="affff8"/>
                </w:pPr>
              </w:pPrChange>
            </w:pPr>
            <w:r w:rsidRPr="00525A1A">
              <w:t>Функция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6D961" w14:textId="77777777" w:rsidR="00A11DF9" w:rsidRPr="00525A1A" w:rsidRDefault="00A11DF9">
            <w:pPr>
              <w:pStyle w:val="affff8"/>
              <w:jc w:val="center"/>
              <w:pPrChange w:id="658" w:author="SANYA SHOOMKA" w:date="2016-04-14T16:54:00Z">
                <w:pPr>
                  <w:pStyle w:val="affff8"/>
                </w:pPr>
              </w:pPrChange>
            </w:pPr>
            <w:r w:rsidRPr="00525A1A">
              <w:t>Входные данные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E4C4F" w14:textId="77777777" w:rsidR="00A11DF9" w:rsidRPr="00525A1A" w:rsidRDefault="00A11DF9">
            <w:pPr>
              <w:pStyle w:val="affff8"/>
              <w:jc w:val="center"/>
              <w:pPrChange w:id="659" w:author="SANYA SHOOMKA" w:date="2016-04-14T16:54:00Z">
                <w:pPr>
                  <w:pStyle w:val="affff8"/>
                </w:pPr>
              </w:pPrChange>
            </w:pPr>
            <w:r w:rsidRPr="00525A1A">
              <w:t>Выходные данные</w:t>
            </w:r>
          </w:p>
        </w:tc>
      </w:tr>
      <w:tr w:rsidR="00B05EDA" w:rsidRPr="00525A1A" w14:paraId="314B6464" w14:textId="77777777" w:rsidTr="0000185F">
        <w:trPr>
          <w:trHeight w:val="33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83F28" w14:textId="377A8B2E" w:rsidR="00B05EDA" w:rsidRPr="00525A1A" w:rsidRDefault="00B05EDA" w:rsidP="00A11DF9">
            <w:pPr>
              <w:pStyle w:val="affff8"/>
              <w:jc w:val="center"/>
            </w:pPr>
            <w:r>
              <w:t>1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D5F9" w14:textId="672DA3C9" w:rsidR="00B05EDA" w:rsidRPr="00525A1A" w:rsidRDefault="00B05EDA" w:rsidP="00A11DF9">
            <w:pPr>
              <w:pStyle w:val="affff8"/>
              <w:jc w:val="center"/>
            </w:pPr>
            <w:r>
              <w:t>2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C6F6D" w14:textId="2AA09F55" w:rsidR="00B05EDA" w:rsidRPr="00525A1A" w:rsidRDefault="00B05EDA" w:rsidP="00A11DF9">
            <w:pPr>
              <w:pStyle w:val="affff8"/>
              <w:jc w:val="center"/>
            </w:pPr>
            <w:r>
              <w:t>3</w:t>
            </w:r>
          </w:p>
        </w:tc>
      </w:tr>
      <w:tr w:rsidR="00A11DF9" w:rsidRPr="00525A1A" w14:paraId="66972042" w14:textId="77777777" w:rsidTr="0000185F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5070F" w14:textId="77777777" w:rsidR="00A11DF9" w:rsidRPr="00525A1A" w:rsidRDefault="00A11DF9" w:rsidP="00A11DF9">
            <w:pPr>
              <w:pStyle w:val="affff8"/>
            </w:pPr>
            <w:r w:rsidRPr="00525A1A">
              <w:t>Авторизация на ресурсе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8ABD" w14:textId="77777777" w:rsidR="00A11DF9" w:rsidRPr="00525A1A" w:rsidRDefault="00A11DF9" w:rsidP="00A11DF9">
            <w:pPr>
              <w:pStyle w:val="affff8"/>
            </w:pPr>
            <w:r w:rsidRPr="00525A1A">
              <w:t>Адрес электронной почты, пароль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48A9" w14:textId="77777777" w:rsidR="00A11DF9" w:rsidRPr="00525A1A" w:rsidRDefault="00A11DF9" w:rsidP="00A11DF9">
            <w:pPr>
              <w:pStyle w:val="affff8"/>
            </w:pPr>
            <w:r>
              <w:t>Идентификатор пользователя</w:t>
            </w:r>
          </w:p>
        </w:tc>
      </w:tr>
      <w:tr w:rsidR="00A11DF9" w:rsidRPr="00525A1A" w14:paraId="5C793ECD" w14:textId="77777777" w:rsidTr="0000185F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6BE7" w14:textId="77777777" w:rsidR="00A11DF9" w:rsidRPr="00525A1A" w:rsidRDefault="00A11DF9" w:rsidP="00A11DF9">
            <w:pPr>
              <w:pStyle w:val="affff8"/>
            </w:pPr>
            <w:r w:rsidRPr="00525A1A">
              <w:t>Отображение профиля пользователя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15449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пользователя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466C" w14:textId="77777777" w:rsidR="00A11DF9" w:rsidRPr="00525A1A" w:rsidRDefault="00A11DF9" w:rsidP="00A11DF9">
            <w:pPr>
              <w:pStyle w:val="affff8"/>
            </w:pPr>
            <w:r>
              <w:t>Данные профиля пользователя</w:t>
            </w:r>
          </w:p>
        </w:tc>
      </w:tr>
      <w:tr w:rsidR="00A11DF9" w:rsidRPr="00525A1A" w14:paraId="406F5C18" w14:textId="77777777" w:rsidTr="0000185F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B26B3" w14:textId="77777777" w:rsidR="00A11DF9" w:rsidRPr="00525A1A" w:rsidRDefault="00A11DF9" w:rsidP="00A11DF9">
            <w:pPr>
              <w:pStyle w:val="affff8"/>
            </w:pPr>
            <w:r w:rsidRPr="00525A1A">
              <w:t>Отображение посещаемости и успеваемости студента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86DE7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студента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1EB1" w14:textId="77777777" w:rsidR="00A11DF9" w:rsidRPr="00525A1A" w:rsidRDefault="00A11DF9" w:rsidP="00A11DF9">
            <w:pPr>
              <w:pStyle w:val="affff8"/>
            </w:pPr>
            <w:r w:rsidRPr="00525A1A">
              <w:t>Список предметов и их посещаемость данным студентом</w:t>
            </w:r>
          </w:p>
        </w:tc>
      </w:tr>
      <w:tr w:rsidR="00A11DF9" w:rsidRPr="00525A1A" w14:paraId="4CFB8D34" w14:textId="77777777" w:rsidTr="0000185F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CDEDC" w14:textId="77777777" w:rsidR="00A11DF9" w:rsidRPr="00525A1A" w:rsidRDefault="00A11DF9" w:rsidP="00A11DF9">
            <w:pPr>
              <w:pStyle w:val="affff8"/>
            </w:pPr>
            <w:r w:rsidRPr="00525A1A">
              <w:t>Отображение общих данных о пользователе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E651A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пользователя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985B7" w14:textId="77777777" w:rsidR="00A11DF9" w:rsidRPr="00525A1A" w:rsidRDefault="00A11DF9" w:rsidP="00A11DF9">
            <w:pPr>
              <w:pStyle w:val="affff8"/>
            </w:pPr>
            <w:r w:rsidRPr="00525A1A">
              <w:t>Общие данные пользователя</w:t>
            </w:r>
          </w:p>
        </w:tc>
      </w:tr>
      <w:tr w:rsidR="00A11DF9" w:rsidRPr="00525A1A" w14:paraId="11B41903" w14:textId="77777777" w:rsidTr="0000185F">
        <w:trPr>
          <w:trHeight w:val="150"/>
          <w:ins w:id="660" w:author="SANYA SHOOMKA" w:date="2016-04-14T16:17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49463" w14:textId="77777777" w:rsidR="00A11DF9" w:rsidRPr="00525A1A" w:rsidRDefault="00A11DF9" w:rsidP="00A11DF9">
            <w:pPr>
              <w:pStyle w:val="affff8"/>
              <w:rPr>
                <w:ins w:id="661" w:author="SANYA SHOOMKA" w:date="2016-04-14T16:17:00Z"/>
              </w:rPr>
            </w:pPr>
            <w:ins w:id="662" w:author="SANYA SHOOMKA" w:date="2016-04-14T16:17:00Z">
              <w:r w:rsidRPr="00525A1A">
                <w:t>Отображение занятий студента по дате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D5A2E" w14:textId="77777777" w:rsidR="00A11DF9" w:rsidRPr="00525A1A" w:rsidRDefault="00A11DF9" w:rsidP="00A11DF9">
            <w:pPr>
              <w:pStyle w:val="affff8"/>
              <w:rPr>
                <w:ins w:id="663" w:author="SANYA SHOOMKA" w:date="2016-04-14T16:17:00Z"/>
              </w:rPr>
            </w:pPr>
            <w:ins w:id="664" w:author="SANYA SHOOMKA" w:date="2016-04-14T16:17:00Z">
              <w:r w:rsidRPr="00525A1A">
                <w:t>Идентификатор сессии, идентификатор студента, дата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963BE" w14:textId="77777777" w:rsidR="00A11DF9" w:rsidRPr="00525A1A" w:rsidRDefault="00A11DF9" w:rsidP="00A11DF9">
            <w:pPr>
              <w:pStyle w:val="affff8"/>
              <w:rPr>
                <w:ins w:id="665" w:author="SANYA SHOOMKA" w:date="2016-04-14T16:17:00Z"/>
              </w:rPr>
            </w:pPr>
            <w:ins w:id="666" w:author="SANYA SHOOMKA" w:date="2016-04-14T16:17:00Z">
              <w:r w:rsidRPr="00525A1A">
                <w:t>Список занятий</w:t>
              </w:r>
            </w:ins>
          </w:p>
        </w:tc>
      </w:tr>
      <w:tr w:rsidR="00A11DF9" w:rsidRPr="00525A1A" w14:paraId="3DF1F0B1" w14:textId="77777777" w:rsidTr="0000185F">
        <w:trPr>
          <w:trHeight w:val="150"/>
          <w:ins w:id="667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04947" w14:textId="77777777" w:rsidR="00A11DF9" w:rsidRPr="00525A1A" w:rsidRDefault="00A11DF9" w:rsidP="00A11DF9">
            <w:pPr>
              <w:pStyle w:val="affff8"/>
              <w:rPr>
                <w:ins w:id="668" w:author="SANYA SHOOMKA" w:date="2016-04-14T16:16:00Z"/>
              </w:rPr>
            </w:pPr>
            <w:ins w:id="669" w:author="SANYA SHOOMKA" w:date="2016-04-14T16:16:00Z">
              <w:r w:rsidRPr="00525A1A">
                <w:t>Отображение истории занятий студента по предмету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80F2E" w14:textId="77777777" w:rsidR="00A11DF9" w:rsidRPr="00525A1A" w:rsidRDefault="00A11DF9" w:rsidP="00A11DF9">
            <w:pPr>
              <w:pStyle w:val="affff8"/>
              <w:rPr>
                <w:ins w:id="670" w:author="SANYA SHOOMKA" w:date="2016-04-14T16:16:00Z"/>
              </w:rPr>
            </w:pPr>
            <w:ins w:id="671" w:author="SANYA SHOOMKA" w:date="2016-04-14T16:16:00Z">
              <w:r w:rsidRPr="00525A1A">
                <w:t>Идентификатор сессии, идентификатор студента, идентификатор предмета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B4CE6" w14:textId="77777777" w:rsidR="00A11DF9" w:rsidRPr="00525A1A" w:rsidRDefault="00A11DF9" w:rsidP="00A11DF9">
            <w:pPr>
              <w:pStyle w:val="affff8"/>
              <w:rPr>
                <w:ins w:id="672" w:author="SANYA SHOOMKA" w:date="2016-04-14T16:16:00Z"/>
              </w:rPr>
            </w:pPr>
            <w:ins w:id="673" w:author="SANYA SHOOMKA" w:date="2016-04-14T16:16:00Z">
              <w:r w:rsidRPr="00525A1A">
                <w:t>Список занятий</w:t>
              </w:r>
            </w:ins>
          </w:p>
        </w:tc>
      </w:tr>
    </w:tbl>
    <w:p w14:paraId="40ECB3F6" w14:textId="59BA7E52" w:rsidR="00B05EDA" w:rsidRDefault="00B05EDA" w:rsidP="00B05EDA">
      <w:pPr>
        <w:pStyle w:val="afc"/>
      </w:pPr>
      <w:ins w:id="674" w:author="SANYA SHOOMKA" w:date="2016-04-14T16:18:00Z">
        <w:r w:rsidRPr="00525A1A">
          <w:lastRenderedPageBreak/>
          <w:t>Продолжение таблицы П1.1</w:t>
        </w:r>
      </w:ins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3254"/>
        <w:gridCol w:w="3171"/>
      </w:tblGrid>
      <w:tr w:rsidR="00B05EDA" w:rsidRPr="00525A1A" w14:paraId="6EC329FF" w14:textId="77777777" w:rsidTr="0000185F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4410E" w14:textId="0DC8ADDD" w:rsidR="00B05EDA" w:rsidRPr="00525A1A" w:rsidRDefault="00B05EDA" w:rsidP="00B05EDA">
            <w:pPr>
              <w:pStyle w:val="affff8"/>
              <w:jc w:val="center"/>
            </w:pPr>
            <w:r>
              <w:t>1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06777" w14:textId="5BBA0039" w:rsidR="00B05EDA" w:rsidRPr="00525A1A" w:rsidRDefault="00B05EDA" w:rsidP="00B05EDA">
            <w:pPr>
              <w:pStyle w:val="affff8"/>
              <w:jc w:val="center"/>
            </w:pPr>
            <w:r>
              <w:t>2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E0E9B" w14:textId="4CB843EB" w:rsidR="00B05EDA" w:rsidRPr="00525A1A" w:rsidRDefault="00B05EDA" w:rsidP="00B05EDA">
            <w:pPr>
              <w:pStyle w:val="affff8"/>
              <w:jc w:val="center"/>
            </w:pPr>
            <w:r>
              <w:t>3</w:t>
            </w:r>
          </w:p>
        </w:tc>
      </w:tr>
      <w:tr w:rsidR="00A11DF9" w:rsidRPr="00525A1A" w14:paraId="041FC565" w14:textId="77777777" w:rsidTr="0000185F">
        <w:trPr>
          <w:trHeight w:val="150"/>
          <w:ins w:id="675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B87AD" w14:textId="77777777" w:rsidR="00A11DF9" w:rsidRPr="00525A1A" w:rsidRDefault="00A11DF9" w:rsidP="00A11DF9">
            <w:pPr>
              <w:pStyle w:val="affff8"/>
              <w:rPr>
                <w:ins w:id="676" w:author="SANYA SHOOMKA" w:date="2016-04-14T16:16:00Z"/>
              </w:rPr>
            </w:pPr>
            <w:ins w:id="677" w:author="SANYA SHOOMKA" w:date="2016-04-14T16:16:00Z">
              <w:r w:rsidRPr="00525A1A">
                <w:t xml:space="preserve">Отображение истории </w:t>
              </w:r>
            </w:ins>
            <w:r>
              <w:t>занятий</w:t>
            </w:r>
            <w:ins w:id="678" w:author="SANYA SHOOMKA" w:date="2016-04-14T16:16:00Z">
              <w:r w:rsidRPr="00525A1A">
                <w:t xml:space="preserve"> преподавателей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0B55E" w14:textId="77777777" w:rsidR="00A11DF9" w:rsidRPr="00525A1A" w:rsidRDefault="00A11DF9" w:rsidP="00A11DF9">
            <w:pPr>
              <w:pStyle w:val="affff8"/>
              <w:rPr>
                <w:ins w:id="679" w:author="SANYA SHOOMKA" w:date="2016-04-14T16:16:00Z"/>
              </w:rPr>
            </w:pPr>
            <w:ins w:id="680" w:author="SANYA SHOOMKA" w:date="2016-04-14T16:16:00Z">
              <w:r w:rsidRPr="00525A1A">
                <w:t>Идентификатор сессии, идентификатор преподавателя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A8F80" w14:textId="77777777" w:rsidR="00A11DF9" w:rsidRPr="00525A1A" w:rsidRDefault="00A11DF9" w:rsidP="00A11DF9">
            <w:pPr>
              <w:pStyle w:val="affff8"/>
              <w:rPr>
                <w:ins w:id="681" w:author="SANYA SHOOMKA" w:date="2016-04-14T16:16:00Z"/>
              </w:rPr>
            </w:pPr>
            <w:r>
              <w:t>Список занятий</w:t>
            </w:r>
          </w:p>
        </w:tc>
      </w:tr>
      <w:tr w:rsidR="00A11DF9" w:rsidRPr="00525A1A" w14:paraId="7692C80C" w14:textId="77777777" w:rsidTr="0000185F">
        <w:trPr>
          <w:trHeight w:val="150"/>
          <w:ins w:id="682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46764" w14:textId="77777777" w:rsidR="00A11DF9" w:rsidRPr="00525A1A" w:rsidRDefault="00A11DF9" w:rsidP="00A11DF9">
            <w:pPr>
              <w:pStyle w:val="affff8"/>
              <w:rPr>
                <w:ins w:id="683" w:author="SANYA SHOOMKA" w:date="2016-04-14T16:16:00Z"/>
              </w:rPr>
            </w:pPr>
            <w:ins w:id="684" w:author="SANYA SHOOMKA" w:date="2016-04-14T16:16:00Z">
              <w:r w:rsidRPr="00525A1A">
                <w:t>Отображение новостей факультета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F4DE8" w14:textId="77777777" w:rsidR="00A11DF9" w:rsidRPr="00525A1A" w:rsidRDefault="00A11DF9" w:rsidP="00A11DF9">
            <w:pPr>
              <w:pStyle w:val="affff8"/>
              <w:rPr>
                <w:ins w:id="685" w:author="SANYA SHOOMKA" w:date="2016-04-14T16:16:00Z"/>
              </w:rPr>
            </w:pPr>
            <w:ins w:id="686" w:author="SANYA SHOOMKA" w:date="2016-04-14T16:16:00Z">
              <w:r w:rsidRPr="00525A1A">
                <w:t>Идентификатор сессии, идентификатор пользователя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8A4E" w14:textId="77777777" w:rsidR="00A11DF9" w:rsidRPr="00525A1A" w:rsidRDefault="00A11DF9" w:rsidP="00A11DF9">
            <w:pPr>
              <w:pStyle w:val="affff8"/>
              <w:rPr>
                <w:ins w:id="687" w:author="SANYA SHOOMKA" w:date="2016-04-14T16:16:00Z"/>
              </w:rPr>
            </w:pPr>
            <w:r>
              <w:t>Список новостей</w:t>
            </w:r>
            <w:ins w:id="688" w:author="SANYA SHOOMKA" w:date="2016-04-14T16:16:00Z">
              <w:r w:rsidRPr="00525A1A">
                <w:t xml:space="preserve"> факультета</w:t>
              </w:r>
            </w:ins>
          </w:p>
        </w:tc>
      </w:tr>
      <w:tr w:rsidR="00A11DF9" w:rsidRPr="00525A1A" w14:paraId="43C1A35B" w14:textId="77777777" w:rsidTr="0000185F">
        <w:trPr>
          <w:trHeight w:val="150"/>
          <w:ins w:id="689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15BE8" w14:textId="77777777" w:rsidR="00A11DF9" w:rsidRPr="00525A1A" w:rsidRDefault="00A11DF9" w:rsidP="00A11DF9">
            <w:pPr>
              <w:pStyle w:val="affff8"/>
              <w:rPr>
                <w:ins w:id="690" w:author="SANYA SHOOMKA" w:date="2016-04-14T16:16:00Z"/>
              </w:rPr>
            </w:pPr>
            <w:ins w:id="691" w:author="SANYA SHOOMKA" w:date="2016-04-14T16:16:00Z">
              <w:r w:rsidRPr="00525A1A">
                <w:t>Отображение списка преподавателей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FD4AF" w14:textId="77777777" w:rsidR="00A11DF9" w:rsidRPr="00525A1A" w:rsidRDefault="00A11DF9" w:rsidP="00A11DF9">
            <w:pPr>
              <w:pStyle w:val="affff8"/>
              <w:rPr>
                <w:ins w:id="692" w:author="SANYA SHOOMKA" w:date="2016-04-14T16:16:00Z"/>
              </w:rPr>
            </w:pPr>
            <w:ins w:id="693" w:author="SANYA SHOOMKA" w:date="2016-04-14T16:16:00Z">
              <w:r w:rsidRPr="00525A1A">
                <w:t>Идентификатор сессии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F0BBA" w14:textId="77777777" w:rsidR="00A11DF9" w:rsidRPr="00525A1A" w:rsidRDefault="00A11DF9" w:rsidP="00A11DF9">
            <w:pPr>
              <w:pStyle w:val="affff8"/>
              <w:rPr>
                <w:ins w:id="694" w:author="SANYA SHOOMKA" w:date="2016-04-14T16:16:00Z"/>
              </w:rPr>
            </w:pPr>
            <w:ins w:id="695" w:author="SANYA SHOOMKA" w:date="2016-04-14T16:16:00Z">
              <w:r w:rsidRPr="00525A1A">
                <w:t>Список преподавателей</w:t>
              </w:r>
            </w:ins>
          </w:p>
        </w:tc>
      </w:tr>
      <w:tr w:rsidR="00A11DF9" w:rsidRPr="00525A1A" w14:paraId="35C1B4BC" w14:textId="77777777" w:rsidTr="0000185F">
        <w:trPr>
          <w:trHeight w:val="150"/>
          <w:ins w:id="696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4AA27" w14:textId="77777777" w:rsidR="00A11DF9" w:rsidRPr="00525A1A" w:rsidRDefault="00A11DF9" w:rsidP="00A11DF9">
            <w:pPr>
              <w:pStyle w:val="affff8"/>
              <w:rPr>
                <w:ins w:id="697" w:author="SANYA SHOOMKA" w:date="2016-04-14T16:16:00Z"/>
              </w:rPr>
            </w:pPr>
            <w:ins w:id="698" w:author="SANYA SHOOMKA" w:date="2016-04-14T16:16:00Z">
              <w:r w:rsidRPr="00525A1A">
                <w:t>Отображение списка студентов по группам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0A10A" w14:textId="77777777" w:rsidR="00A11DF9" w:rsidRPr="00525A1A" w:rsidRDefault="00A11DF9" w:rsidP="00A11DF9">
            <w:pPr>
              <w:pStyle w:val="affff8"/>
              <w:rPr>
                <w:ins w:id="699" w:author="SANYA SHOOMKA" w:date="2016-04-14T16:16:00Z"/>
              </w:rPr>
            </w:pPr>
            <w:ins w:id="700" w:author="SANYA SHOOMKA" w:date="2016-04-14T16:16:00Z">
              <w:r w:rsidRPr="00525A1A">
                <w:t>Идентификатор сессии, идентификатор группы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ED4AC" w14:textId="77777777" w:rsidR="00A11DF9" w:rsidRPr="00525A1A" w:rsidRDefault="00A11DF9" w:rsidP="00A11DF9">
            <w:pPr>
              <w:pStyle w:val="affff8"/>
              <w:rPr>
                <w:ins w:id="701" w:author="SANYA SHOOMKA" w:date="2016-04-14T16:16:00Z"/>
              </w:rPr>
            </w:pPr>
            <w:ins w:id="702" w:author="SANYA SHOOMKA" w:date="2016-04-14T16:16:00Z">
              <w:r w:rsidRPr="00525A1A">
                <w:t>Список студентов в группе</w:t>
              </w:r>
            </w:ins>
          </w:p>
        </w:tc>
      </w:tr>
      <w:tr w:rsidR="00A11DF9" w:rsidRPr="00525A1A" w14:paraId="14011946" w14:textId="77777777" w:rsidTr="0000185F">
        <w:trPr>
          <w:trHeight w:val="150"/>
          <w:ins w:id="703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F5980" w14:textId="77777777" w:rsidR="00A11DF9" w:rsidRPr="00525A1A" w:rsidRDefault="00A11DF9" w:rsidP="00A11DF9">
            <w:pPr>
              <w:pStyle w:val="affff8"/>
              <w:rPr>
                <w:ins w:id="704" w:author="SANYA SHOOMKA" w:date="2016-04-14T16:16:00Z"/>
              </w:rPr>
            </w:pPr>
            <w:ins w:id="705" w:author="SANYA SHOOMKA" w:date="2016-04-14T16:16:00Z">
              <w:r w:rsidRPr="00525A1A">
                <w:t>Создание нового занятия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96F1A" w14:textId="77777777" w:rsidR="00A11DF9" w:rsidRPr="00525A1A" w:rsidRDefault="00A11DF9" w:rsidP="00A11DF9">
            <w:pPr>
              <w:pStyle w:val="affff8"/>
              <w:rPr>
                <w:ins w:id="706" w:author="SANYA SHOOMKA" w:date="2016-04-14T16:16:00Z"/>
              </w:rPr>
            </w:pPr>
            <w:ins w:id="707" w:author="SANYA SHOOMKA" w:date="2016-04-14T16:16:00Z">
              <w:r w:rsidRPr="00525A1A">
                <w:t>Идентификатор сессии, тема занятия, тип занятия, идентификатор группы(бригады)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7E5A0" w14:textId="77777777" w:rsidR="00A11DF9" w:rsidRPr="00525A1A" w:rsidRDefault="00A11DF9" w:rsidP="00A11DF9">
            <w:pPr>
              <w:pStyle w:val="affff8"/>
              <w:rPr>
                <w:ins w:id="708" w:author="SANYA SHOOMKA" w:date="2016-04-14T16:16:00Z"/>
              </w:rPr>
            </w:pPr>
            <w:ins w:id="709" w:author="SANYA SHOOMKA" w:date="2016-04-14T16:16:00Z">
              <w:r w:rsidRPr="00525A1A">
                <w:t>Сообщение об успехе операции</w:t>
              </w:r>
            </w:ins>
          </w:p>
        </w:tc>
      </w:tr>
      <w:tr w:rsidR="00A11DF9" w:rsidRPr="00525A1A" w14:paraId="24CCBA5A" w14:textId="77777777" w:rsidTr="0000185F">
        <w:trPr>
          <w:trHeight w:val="150"/>
          <w:ins w:id="710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3465C" w14:textId="77777777" w:rsidR="00A11DF9" w:rsidRPr="00525A1A" w:rsidRDefault="00A11DF9" w:rsidP="00A11DF9">
            <w:pPr>
              <w:pStyle w:val="affff8"/>
              <w:rPr>
                <w:ins w:id="711" w:author="SANYA SHOOMKA" w:date="2016-04-14T16:16:00Z"/>
              </w:rPr>
            </w:pPr>
            <w:ins w:id="712" w:author="SANYA SHOOMKA" w:date="2016-04-14T16:16:00Z">
              <w:r w:rsidRPr="00525A1A">
                <w:t>Редактирование занятия, выставление оценок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EE62E" w14:textId="77777777" w:rsidR="00A11DF9" w:rsidRPr="00525A1A" w:rsidRDefault="00A11DF9" w:rsidP="00A11DF9">
            <w:pPr>
              <w:pStyle w:val="affff8"/>
              <w:rPr>
                <w:ins w:id="713" w:author="SANYA SHOOMKA" w:date="2016-04-14T16:16:00Z"/>
              </w:rPr>
            </w:pPr>
            <w:ins w:id="714" w:author="SANYA SHOOMKA" w:date="2016-04-14T16:16:00Z">
              <w:r w:rsidRPr="00525A1A">
                <w:t>Идентификатор сессии, идентификатор занятия, идентификатор студента, обновленные данные о студенте на занятии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13360" w14:textId="77777777" w:rsidR="00A11DF9" w:rsidRPr="00525A1A" w:rsidRDefault="00A11DF9" w:rsidP="00A11DF9">
            <w:pPr>
              <w:pStyle w:val="affff8"/>
              <w:rPr>
                <w:ins w:id="715" w:author="SANYA SHOOMKA" w:date="2016-04-14T16:16:00Z"/>
              </w:rPr>
            </w:pPr>
            <w:ins w:id="716" w:author="SANYA SHOOMKA" w:date="2016-04-14T16:16:00Z">
              <w:r w:rsidRPr="00525A1A">
                <w:t>Сообщение об успехе операции</w:t>
              </w:r>
            </w:ins>
          </w:p>
        </w:tc>
      </w:tr>
      <w:tr w:rsidR="00A11DF9" w:rsidRPr="00525A1A" w14:paraId="4C158EFA" w14:textId="77777777" w:rsidTr="0000185F">
        <w:trPr>
          <w:trHeight w:val="150"/>
          <w:ins w:id="717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5C551" w14:textId="77777777" w:rsidR="00A11DF9" w:rsidRPr="00525A1A" w:rsidRDefault="00A11DF9" w:rsidP="00A11DF9">
            <w:pPr>
              <w:pStyle w:val="affff8"/>
              <w:rPr>
                <w:ins w:id="718" w:author="SANYA SHOOMKA" w:date="2016-04-14T16:16:00Z"/>
              </w:rPr>
            </w:pPr>
            <w:ins w:id="719" w:author="SANYA SHOOMKA" w:date="2016-04-14T16:16:00Z">
              <w:r w:rsidRPr="00525A1A">
                <w:t>Поиск пользователя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F9E3A" w14:textId="77777777" w:rsidR="00A11DF9" w:rsidRPr="00525A1A" w:rsidRDefault="00A11DF9" w:rsidP="00A11DF9">
            <w:pPr>
              <w:pStyle w:val="affff8"/>
              <w:rPr>
                <w:ins w:id="720" w:author="SANYA SHOOMKA" w:date="2016-04-14T16:16:00Z"/>
              </w:rPr>
            </w:pPr>
            <w:ins w:id="721" w:author="SANYA SHOOMKA" w:date="2016-04-14T16:16:00Z">
              <w:r w:rsidRPr="00525A1A">
                <w:t>Идентификатор сессии, идентификатор пользователя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5DCD4" w14:textId="77777777" w:rsidR="00A11DF9" w:rsidRPr="00525A1A" w:rsidRDefault="00A11DF9" w:rsidP="00A11DF9">
            <w:pPr>
              <w:pStyle w:val="affff8"/>
              <w:rPr>
                <w:ins w:id="722" w:author="SANYA SHOOMKA" w:date="2016-04-14T16:16:00Z"/>
              </w:rPr>
            </w:pPr>
            <w:r>
              <w:t>Идентификатор пользователя</w:t>
            </w:r>
          </w:p>
        </w:tc>
      </w:tr>
      <w:tr w:rsidR="00A11DF9" w:rsidRPr="00525A1A" w14:paraId="26370DCA" w14:textId="77777777" w:rsidTr="0000185F">
        <w:trPr>
          <w:trHeight w:val="150"/>
          <w:ins w:id="723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ADE1D" w14:textId="77777777" w:rsidR="00A11DF9" w:rsidRPr="00525A1A" w:rsidRDefault="00A11DF9" w:rsidP="00A11DF9">
            <w:pPr>
              <w:pStyle w:val="affff8"/>
              <w:rPr>
                <w:ins w:id="724" w:author="SANYA SHOOMKA" w:date="2016-04-14T16:16:00Z"/>
              </w:rPr>
            </w:pPr>
            <w:ins w:id="725" w:author="SANYA SHOOMKA" w:date="2016-04-14T16:16:00Z">
              <w:r w:rsidRPr="00525A1A">
                <w:t>Отправление сообщений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801D0" w14:textId="77777777" w:rsidR="00A11DF9" w:rsidRPr="00525A1A" w:rsidRDefault="00A11DF9" w:rsidP="00A11DF9">
            <w:pPr>
              <w:pStyle w:val="affff8"/>
              <w:rPr>
                <w:ins w:id="726" w:author="SANYA SHOOMKA" w:date="2016-04-14T16:16:00Z"/>
              </w:rPr>
            </w:pPr>
            <w:ins w:id="727" w:author="SANYA SHOOMKA" w:date="2016-04-14T16:16:00Z">
              <w:r w:rsidRPr="00525A1A">
                <w:t>Идентификатор сессии, идентификатор пользователя, сообщение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A4508" w14:textId="77777777" w:rsidR="00A11DF9" w:rsidRPr="00525A1A" w:rsidRDefault="00A11DF9" w:rsidP="00A11DF9">
            <w:pPr>
              <w:pStyle w:val="affff8"/>
              <w:rPr>
                <w:ins w:id="728" w:author="SANYA SHOOMKA" w:date="2016-04-14T16:16:00Z"/>
              </w:rPr>
            </w:pPr>
            <w:ins w:id="729" w:author="SANYA SHOOMKA" w:date="2016-04-14T16:16:00Z">
              <w:r w:rsidRPr="00525A1A">
                <w:t>Сообщение об успехе операции</w:t>
              </w:r>
            </w:ins>
          </w:p>
        </w:tc>
      </w:tr>
      <w:tr w:rsidR="00A11DF9" w:rsidRPr="00525A1A" w14:paraId="7BD83F08" w14:textId="77777777" w:rsidTr="0000185F">
        <w:trPr>
          <w:trHeight w:val="150"/>
          <w:ins w:id="730" w:author="SANYA SHOOMKA" w:date="2016-04-14T16:16:00Z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8B59B" w14:textId="77777777" w:rsidR="00A11DF9" w:rsidRPr="00525A1A" w:rsidRDefault="00A11DF9" w:rsidP="00A11DF9">
            <w:pPr>
              <w:pStyle w:val="affff8"/>
              <w:rPr>
                <w:ins w:id="731" w:author="SANYA SHOOMKA" w:date="2016-04-14T16:16:00Z"/>
              </w:rPr>
            </w:pPr>
            <w:ins w:id="732" w:author="SANYA SHOOMKA" w:date="2016-04-14T16:16:00Z">
              <w:r w:rsidRPr="00525A1A">
                <w:t>Получение сообщений</w:t>
              </w:r>
            </w:ins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BD021" w14:textId="77777777" w:rsidR="00A11DF9" w:rsidRPr="00525A1A" w:rsidRDefault="00A11DF9" w:rsidP="00A11DF9">
            <w:pPr>
              <w:pStyle w:val="affff8"/>
              <w:rPr>
                <w:ins w:id="733" w:author="SANYA SHOOMKA" w:date="2016-04-14T16:16:00Z"/>
              </w:rPr>
            </w:pPr>
            <w:ins w:id="734" w:author="SANYA SHOOMKA" w:date="2016-04-14T16:16:00Z">
              <w:r w:rsidRPr="00525A1A">
                <w:t>Идентификатор сессии, идентификатор пользователя</w:t>
              </w:r>
            </w:ins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C4D24" w14:textId="77777777" w:rsidR="00A11DF9" w:rsidRPr="00525A1A" w:rsidRDefault="00A11DF9" w:rsidP="00A11DF9">
            <w:pPr>
              <w:pStyle w:val="affff8"/>
              <w:rPr>
                <w:ins w:id="735" w:author="SANYA SHOOMKA" w:date="2016-04-14T16:16:00Z"/>
              </w:rPr>
            </w:pPr>
            <w:ins w:id="736" w:author="SANYA SHOOMKA" w:date="2016-04-14T16:16:00Z">
              <w:r w:rsidRPr="00525A1A">
                <w:t>Текст сообщения</w:t>
              </w:r>
            </w:ins>
          </w:p>
        </w:tc>
      </w:tr>
      <w:tr w:rsidR="00B05EDA" w:rsidRPr="00525A1A" w14:paraId="54D385B8" w14:textId="77777777" w:rsidTr="0000185F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1FDEA" w14:textId="1D803D04" w:rsidR="00B05EDA" w:rsidRPr="00525A1A" w:rsidRDefault="00B05EDA" w:rsidP="00B05EDA">
            <w:pPr>
              <w:pStyle w:val="affff8"/>
            </w:pPr>
            <w:ins w:id="737" w:author="SANYA SHOOMKA" w:date="2016-04-14T16:17:00Z">
              <w:r w:rsidRPr="00525A1A">
                <w:t>Отображение списка групп/преподавателей для расписания занятий</w:t>
              </w:r>
            </w:ins>
            <w:del w:id="738" w:author="SANYA SHOOMKA" w:date="2016-04-14T16:16:00Z">
              <w:r w:rsidRPr="00525A1A" w:rsidDel="00525A1A">
                <w:delText>Отображение списка студентов по группам</w:delText>
              </w:r>
            </w:del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6EC33" w14:textId="1F0BD0B9" w:rsidR="00B05EDA" w:rsidRPr="00525A1A" w:rsidRDefault="00B05EDA" w:rsidP="0000185F">
            <w:pPr>
              <w:pStyle w:val="affff8"/>
              <w:jc w:val="center"/>
            </w:pPr>
            <w:ins w:id="739" w:author="SANYA SHOOMKA" w:date="2016-04-14T16:17:00Z">
              <w:r w:rsidRPr="00525A1A">
                <w:t xml:space="preserve">- </w:t>
              </w:r>
            </w:ins>
            <w:del w:id="740" w:author="SANYA SHOOMKA" w:date="2016-04-14T16:16:00Z">
              <w:r w:rsidRPr="00525A1A" w:rsidDel="00525A1A">
                <w:delText>Идентификатор сессии, идентификатор группы</w:delText>
              </w:r>
            </w:del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03379" w14:textId="443F2387" w:rsidR="00B05EDA" w:rsidRPr="00525A1A" w:rsidRDefault="00B05EDA" w:rsidP="00B05EDA">
            <w:pPr>
              <w:pStyle w:val="affff8"/>
            </w:pPr>
            <w:ins w:id="741" w:author="SANYA SHOOMKA" w:date="2016-04-14T16:17:00Z">
              <w:r w:rsidRPr="00525A1A">
                <w:t>Список групп/преподавателей</w:t>
              </w:r>
            </w:ins>
            <w:r w:rsidRPr="00525A1A" w:rsidDel="00525A1A">
              <w:t xml:space="preserve"> </w:t>
            </w:r>
            <w:del w:id="742" w:author="SANYA SHOOMKA" w:date="2016-04-14T16:16:00Z">
              <w:r w:rsidRPr="00525A1A" w:rsidDel="00525A1A">
                <w:delText>Список студентов в группе</w:delText>
              </w:r>
            </w:del>
          </w:p>
        </w:tc>
      </w:tr>
      <w:tr w:rsidR="00B05EDA" w:rsidRPr="00525A1A" w14:paraId="7DBE7B38" w14:textId="77777777" w:rsidTr="0000185F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CA9D1" w14:textId="0F8A1FC3" w:rsidR="00B05EDA" w:rsidRPr="00525A1A" w:rsidRDefault="00B05EDA" w:rsidP="00B05EDA">
            <w:pPr>
              <w:pStyle w:val="affff8"/>
            </w:pPr>
            <w:ins w:id="743" w:author="SANYA SHOOMKA" w:date="2016-04-14T16:17:00Z">
              <w:r w:rsidRPr="00525A1A">
                <w:t>Отображение расписания занятий группы/преподавателя</w:t>
              </w:r>
            </w:ins>
            <w:r w:rsidRPr="00525A1A" w:rsidDel="00525A1A">
              <w:t xml:space="preserve"> </w:t>
            </w:r>
            <w:del w:id="744" w:author="SANYA SHOOMKA" w:date="2016-04-14T16:16:00Z">
              <w:r w:rsidRPr="00525A1A" w:rsidDel="00525A1A">
                <w:delText>Создание нового занятия</w:delText>
              </w:r>
            </w:del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B8B11" w14:textId="40F13E9A" w:rsidR="00B05EDA" w:rsidRPr="00525A1A" w:rsidRDefault="00B05EDA" w:rsidP="00B05EDA">
            <w:pPr>
              <w:pStyle w:val="affff8"/>
            </w:pPr>
            <w:ins w:id="745" w:author="SANYA SHOOMKA" w:date="2016-04-14T16:17:00Z">
              <w:r w:rsidRPr="00525A1A">
                <w:t>Идентификатор группы/преподавателя, необходимая неделя</w:t>
              </w:r>
            </w:ins>
            <w:del w:id="746" w:author="SANYA SHOOMKA" w:date="2016-04-14T16:16:00Z">
              <w:r w:rsidRPr="00525A1A" w:rsidDel="00525A1A">
                <w:delText>Идентификатор сессии, тема занятия, тип занятия, идентификатор группы(бригады)</w:delText>
              </w:r>
            </w:del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0AB4" w14:textId="01FB6DB8" w:rsidR="00B05EDA" w:rsidRPr="00525A1A" w:rsidRDefault="00B05EDA" w:rsidP="00B05EDA">
            <w:pPr>
              <w:pStyle w:val="affff8"/>
            </w:pPr>
            <w:ins w:id="747" w:author="SANYA SHOOMKA" w:date="2016-04-14T16:17:00Z">
              <w:r w:rsidRPr="00525A1A">
                <w:t>Расписание по дням недели</w:t>
              </w:r>
            </w:ins>
            <w:del w:id="748" w:author="SANYA SHOOMKA" w:date="2016-04-14T16:16:00Z">
              <w:r w:rsidRPr="00525A1A" w:rsidDel="00525A1A">
                <w:delText>Сообщение об успехе операции</w:delText>
              </w:r>
            </w:del>
          </w:p>
        </w:tc>
      </w:tr>
      <w:tr w:rsidR="00B05EDA" w:rsidRPr="00525A1A" w14:paraId="6B50E3E2" w14:textId="77777777" w:rsidTr="0000185F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085B" w14:textId="19434319" w:rsidR="00B05EDA" w:rsidRPr="00525A1A" w:rsidRDefault="00B05EDA" w:rsidP="00B05EDA">
            <w:pPr>
              <w:pStyle w:val="affff8"/>
            </w:pPr>
            <w:ins w:id="749" w:author="SANYA SHOOMKA" w:date="2016-04-14T16:17:00Z">
              <w:r w:rsidRPr="00525A1A">
                <w:t>Отображение списка учебных журналов</w:t>
              </w:r>
            </w:ins>
            <w:del w:id="750" w:author="SANYA SHOOMKA" w:date="2016-04-14T16:16:00Z">
              <w:r w:rsidRPr="00525A1A" w:rsidDel="00525A1A">
                <w:delText>Редактирование занятия, выставление оценок</w:delText>
              </w:r>
            </w:del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752D6" w14:textId="4471E26F" w:rsidR="00B05EDA" w:rsidRPr="00525A1A" w:rsidRDefault="00B05EDA" w:rsidP="00B05EDA">
            <w:pPr>
              <w:pStyle w:val="affff8"/>
            </w:pPr>
            <w:ins w:id="751" w:author="SANYA SHOOMKA" w:date="2016-04-14T16:17:00Z">
              <w:r w:rsidRPr="00525A1A">
                <w:t>Идентификатор сессии</w:t>
              </w:r>
            </w:ins>
            <w:del w:id="752" w:author="SANYA SHOOMKA" w:date="2016-04-14T16:16:00Z">
              <w:r w:rsidRPr="00525A1A" w:rsidDel="00525A1A">
                <w:delText>Идентификатор сессии, идентификатор занятия, идентификатор студента, обновленные данные о студенте на занятии</w:delText>
              </w:r>
            </w:del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1DC64" w14:textId="600899AF" w:rsidR="00B05EDA" w:rsidRPr="00525A1A" w:rsidRDefault="00B05EDA" w:rsidP="00B05EDA">
            <w:pPr>
              <w:pStyle w:val="affff8"/>
            </w:pPr>
            <w:ins w:id="753" w:author="SANYA SHOOMKA" w:date="2016-04-14T16:17:00Z">
              <w:r w:rsidRPr="00525A1A">
                <w:t>Список дисциплин по группам</w:t>
              </w:r>
            </w:ins>
            <w:del w:id="754" w:author="SANYA SHOOMKA" w:date="2016-04-14T16:16:00Z">
              <w:r w:rsidRPr="00525A1A" w:rsidDel="00525A1A">
                <w:delText>Сообщение об успехе операции</w:delText>
              </w:r>
            </w:del>
          </w:p>
        </w:tc>
      </w:tr>
      <w:tr w:rsidR="00B05EDA" w:rsidRPr="00525A1A" w14:paraId="77DF141B" w14:textId="77777777" w:rsidTr="0000185F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95754" w14:textId="44133F3A" w:rsidR="00B05EDA" w:rsidRPr="00525A1A" w:rsidRDefault="00B05EDA" w:rsidP="00B05EDA">
            <w:pPr>
              <w:pStyle w:val="affff8"/>
            </w:pPr>
            <w:ins w:id="755" w:author="SANYA SHOOMKA" w:date="2016-04-14T16:17:00Z">
              <w:r w:rsidRPr="00525A1A">
                <w:t>Отображение учебного журнала</w:t>
              </w:r>
            </w:ins>
            <w:del w:id="756" w:author="SANYA SHOOMKA" w:date="2016-04-14T16:16:00Z">
              <w:r w:rsidRPr="00525A1A" w:rsidDel="00525A1A">
                <w:delText>Поиск пользователя</w:delText>
              </w:r>
            </w:del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81A7E" w14:textId="316D71CF" w:rsidR="00B05EDA" w:rsidRPr="00525A1A" w:rsidRDefault="00B05EDA" w:rsidP="00B05EDA">
            <w:pPr>
              <w:pStyle w:val="affff8"/>
            </w:pPr>
            <w:ins w:id="757" w:author="SANYA SHOOMKA" w:date="2016-04-14T16:17:00Z">
              <w:r w:rsidRPr="00525A1A">
                <w:t>Идентификатор сессии, идентификатор дисциплины преподавателя + идентификатор группы / идентификатор занятия</w:t>
              </w:r>
            </w:ins>
            <w:del w:id="758" w:author="SANYA SHOOMKA" w:date="2016-04-14T16:16:00Z">
              <w:r w:rsidRPr="00525A1A" w:rsidDel="00525A1A">
                <w:delText>Идентификатор сессии, идентификатор пользователя</w:delText>
              </w:r>
            </w:del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D19AF" w14:textId="4EB3CE97" w:rsidR="00B05EDA" w:rsidRPr="00525A1A" w:rsidRDefault="00B05EDA" w:rsidP="00B05EDA">
            <w:pPr>
              <w:pStyle w:val="affff8"/>
            </w:pPr>
            <w:ins w:id="759" w:author="SANYA SHOOMKA" w:date="2016-04-14T16:17:00Z">
              <w:r w:rsidRPr="00525A1A">
                <w:t>Список студентов группы, список занятий, список посещений занятий</w:t>
              </w:r>
            </w:ins>
            <w:del w:id="760" w:author="SANYA SHOOMKA" w:date="2016-04-14T16:16:00Z">
              <w:r w:rsidRPr="00525A1A" w:rsidDel="00525A1A">
                <w:delText>Профиль пользователя</w:delText>
              </w:r>
            </w:del>
          </w:p>
        </w:tc>
      </w:tr>
    </w:tbl>
    <w:p w14:paraId="31F717C2" w14:textId="77777777" w:rsidR="00A11DF9" w:rsidRPr="00525A1A" w:rsidDel="00525A1A" w:rsidRDefault="00A11DF9" w:rsidP="00A11DF9">
      <w:pPr>
        <w:rPr>
          <w:del w:id="761" w:author="SANYA SHOOMKA" w:date="2016-04-14T16:15:00Z"/>
        </w:rPr>
      </w:pPr>
      <w:moveToRangeStart w:id="762" w:author="SANYA SHOOMKA" w:date="2016-04-14T16:15:00Z" w:name="move448413872"/>
      <w:moveTo w:id="763" w:author="SANYA SHOOMKA" w:date="2016-04-14T16:15:00Z">
        <w:del w:id="764" w:author="SANYA SHOOMKA" w:date="2016-04-14T16:15:00Z">
          <w:r w:rsidRPr="00525A1A" w:rsidDel="00525A1A">
            <w:rPr>
              <w:i/>
              <w:szCs w:val="28"/>
            </w:rPr>
            <w:delText>Продолжение таблицы П1.1</w:delText>
          </w:r>
        </w:del>
      </w:moveTo>
      <w:moveToRangeEnd w:id="762"/>
    </w:p>
    <w:p w14:paraId="6F573F12" w14:textId="77777777" w:rsidR="00A11DF9" w:rsidRPr="00525A1A" w:rsidDel="00525A1A" w:rsidRDefault="00A11DF9" w:rsidP="00A11DF9">
      <w:pPr>
        <w:rPr>
          <w:del w:id="765" w:author="SANYA SHOOMKA" w:date="2016-04-14T16:15:00Z"/>
        </w:rPr>
      </w:pPr>
    </w:p>
    <w:p w14:paraId="011B8E54" w14:textId="77777777" w:rsidR="00A11DF9" w:rsidRPr="00525A1A" w:rsidRDefault="00A11DF9" w:rsidP="00A11DF9">
      <w:pPr>
        <w:pStyle w:val="aff7"/>
        <w:keepNext/>
        <w:jc w:val="left"/>
        <w:rPr>
          <w:ins w:id="766" w:author="SANYA SHOOMKA" w:date="2016-04-14T16:18:00Z"/>
          <w:i w:val="0"/>
          <w:sz w:val="28"/>
          <w:szCs w:val="28"/>
        </w:rPr>
      </w:pPr>
      <w:moveFromRangeStart w:id="767" w:author="SANYA SHOOMKA" w:date="2016-04-14T16:15:00Z" w:name="move448413872"/>
      <w:moveFrom w:id="768" w:author="SANYA SHOOMKA" w:date="2016-04-14T16:15:00Z">
        <w:r w:rsidRPr="00525A1A" w:rsidDel="00525A1A">
          <w:rPr>
            <w:i w:val="0"/>
            <w:sz w:val="28"/>
            <w:szCs w:val="28"/>
          </w:rPr>
          <w:t>Продолжение таблицы П1.1</w:t>
        </w:r>
      </w:moveFrom>
      <w:moveFromRangeEnd w:id="767"/>
    </w:p>
    <w:p w14:paraId="4A2C700F" w14:textId="77777777" w:rsidR="00A11DF9" w:rsidRPr="00525A1A" w:rsidDel="00525A1A" w:rsidRDefault="00A11DF9" w:rsidP="00A11DF9">
      <w:pPr>
        <w:rPr>
          <w:del w:id="769" w:author="SANYA SHOOMKA" w:date="2016-04-14T16:17:00Z"/>
        </w:rPr>
      </w:pPr>
    </w:p>
    <w:p w14:paraId="25D3C492" w14:textId="77777777" w:rsidR="00A11DF9" w:rsidRPr="00525A1A" w:rsidDel="00525A1A" w:rsidRDefault="00A11DF9" w:rsidP="00A11DF9">
      <w:pPr>
        <w:pStyle w:val="aff7"/>
        <w:keepNext/>
        <w:jc w:val="right"/>
        <w:rPr>
          <w:i w:val="0"/>
          <w:sz w:val="28"/>
          <w:szCs w:val="28"/>
        </w:rPr>
      </w:pPr>
      <w:del w:id="770" w:author="SANYA SHOOMKA" w:date="2016-04-14T16:18:00Z">
        <w:r w:rsidRPr="00525A1A" w:rsidDel="00525A1A">
          <w:rPr>
            <w:i w:val="0"/>
            <w:sz w:val="28"/>
            <w:szCs w:val="28"/>
          </w:rPr>
          <w:delText>Продолжение таблицы П1.1</w:delText>
        </w:r>
      </w:del>
    </w:p>
    <w:p w14:paraId="4828D5B4" w14:textId="77777777" w:rsidR="00A11DF9" w:rsidRPr="00525A1A" w:rsidDel="00525A1A" w:rsidRDefault="00A11DF9" w:rsidP="00A11DF9">
      <w:pPr>
        <w:rPr>
          <w:del w:id="771" w:author="SANYA SHOOMKA" w:date="2016-04-14T16:17:00Z"/>
          <w:szCs w:val="28"/>
        </w:rPr>
      </w:pPr>
    </w:p>
    <w:p w14:paraId="619B2ADD" w14:textId="77777777" w:rsidR="00A11DF9" w:rsidRPr="00525A1A" w:rsidRDefault="00A11DF9" w:rsidP="00A11DF9">
      <w:pPr>
        <w:pStyle w:val="a6"/>
        <w:rPr>
          <w:color w:val="auto"/>
          <w:rPrChange w:id="772" w:author="SANYA SHOOMKA" w:date="2016-04-14T17:10:00Z">
            <w:rPr/>
          </w:rPrChange>
        </w:rPr>
      </w:pPr>
      <w:bookmarkStart w:id="773" w:name="_Toc320996767"/>
      <w:bookmarkStart w:id="774" w:name="_Toc321248641"/>
      <w:bookmarkStart w:id="775" w:name="_Toc321261134"/>
      <w:bookmarkStart w:id="776" w:name="_Toc321322582"/>
      <w:bookmarkStart w:id="777" w:name="_Toc352431027"/>
      <w:bookmarkStart w:id="778" w:name="_Toc352441288"/>
      <w:bookmarkStart w:id="779" w:name="_Toc352442349"/>
      <w:bookmarkStart w:id="780" w:name="_Toc352442621"/>
      <w:bookmarkStart w:id="781" w:name="_Toc352442746"/>
      <w:bookmarkStart w:id="782" w:name="_Toc352586125"/>
      <w:bookmarkStart w:id="783" w:name="_Toc352586284"/>
      <w:bookmarkStart w:id="784" w:name="_Toc352586385"/>
      <w:r w:rsidRPr="00525A1A">
        <w:rPr>
          <w:color w:val="auto"/>
          <w:rPrChange w:id="785" w:author="SANYA SHOOMKA" w:date="2016-04-14T17:10:00Z">
            <w:rPr/>
          </w:rPrChange>
        </w:rPr>
        <w:t>Модель работы продукта разработки</w:t>
      </w:r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</w:p>
    <w:p w14:paraId="18C83D46" w14:textId="77777777" w:rsidR="00A11DF9" w:rsidRPr="00525A1A" w:rsidRDefault="00A11DF9" w:rsidP="00A11DF9">
      <w:pPr>
        <w:pStyle w:val="afff3"/>
      </w:pPr>
      <w:bookmarkStart w:id="786" w:name="_Toc320996768"/>
      <w:bookmarkStart w:id="787" w:name="_Toc321248642"/>
      <w:bookmarkStart w:id="788" w:name="_Toc321261135"/>
      <w:bookmarkStart w:id="789" w:name="_Toc321322583"/>
      <w:r w:rsidRPr="00525A1A">
        <w:t xml:space="preserve">Проектирование системы </w:t>
      </w:r>
      <w:r>
        <w:rPr>
          <w:lang w:val="ru-RU"/>
        </w:rPr>
        <w:t>осуществлено</w:t>
      </w:r>
      <w:r w:rsidRPr="00525A1A">
        <w:rPr>
          <w:lang w:val="ru-RU"/>
        </w:rPr>
        <w:t xml:space="preserve"> на основе функциональных требований</w:t>
      </w:r>
      <w:r w:rsidRPr="00525A1A">
        <w:t xml:space="preserve"> с использованием унифицированного языка моделирования UML.</w:t>
      </w:r>
    </w:p>
    <w:p w14:paraId="54E369DD" w14:textId="77777777" w:rsidR="00A11DF9" w:rsidRPr="00525A1A" w:rsidRDefault="00A11DF9" w:rsidP="00A11DF9">
      <w:pPr>
        <w:pStyle w:val="afff3"/>
      </w:pPr>
      <w:r w:rsidRPr="00525A1A">
        <w:lastRenderedPageBreak/>
        <w:t>С их помощью были спроектированы:</w:t>
      </w:r>
    </w:p>
    <w:p w14:paraId="33612F68" w14:textId="2C40D678" w:rsidR="00A11DF9" w:rsidRPr="00525A1A" w:rsidRDefault="00A11DF9" w:rsidP="00A11DF9">
      <w:pPr>
        <w:pStyle w:val="afff3"/>
        <w:numPr>
          <w:ilvl w:val="0"/>
          <w:numId w:val="41"/>
        </w:numPr>
      </w:pPr>
      <w:del w:id="790" w:author="SANYA SHOOMKA" w:date="2016-04-14T16:05:00Z">
        <w:r w:rsidRPr="00525A1A" w:rsidDel="00525A1A">
          <w:delText xml:space="preserve">Алгоритм </w:delText>
        </w:r>
      </w:del>
      <w:ins w:id="791" w:author="SANYA SHOOMKA" w:date="2016-04-14T16:05:00Z">
        <w:r w:rsidRPr="00525A1A">
          <w:rPr>
            <w:lang w:val="ru-RU"/>
          </w:rPr>
          <w:t>а</w:t>
        </w:r>
        <w:r w:rsidRPr="00525A1A">
          <w:t xml:space="preserve">лгоритм </w:t>
        </w:r>
      </w:ins>
      <w:r w:rsidRPr="00525A1A">
        <w:t>работы мобильного приложения представлен на диаграммах, отображенных на рисунках П.</w:t>
      </w:r>
      <w:r w:rsidR="00B05EDA">
        <w:rPr>
          <w:lang w:val="ru-RU"/>
        </w:rPr>
        <w:t>3</w:t>
      </w:r>
      <w:r w:rsidRPr="00525A1A">
        <w:t>.1 – П.</w:t>
      </w:r>
      <w:r w:rsidR="00B05EDA">
        <w:rPr>
          <w:lang w:val="ru-RU"/>
        </w:rPr>
        <w:t>3</w:t>
      </w:r>
      <w:r w:rsidRPr="00525A1A">
        <w:t>.5;</w:t>
      </w:r>
    </w:p>
    <w:p w14:paraId="326486BE" w14:textId="304C3BA9" w:rsidR="00A11DF9" w:rsidRPr="00525A1A" w:rsidRDefault="00A11DF9" w:rsidP="00A11DF9">
      <w:pPr>
        <w:pStyle w:val="afff3"/>
        <w:numPr>
          <w:ilvl w:val="0"/>
          <w:numId w:val="41"/>
        </w:numPr>
      </w:pPr>
      <w:del w:id="792" w:author="SANYA SHOOMKA" w:date="2016-04-14T16:05:00Z">
        <w:r w:rsidRPr="00525A1A" w:rsidDel="00525A1A">
          <w:delText xml:space="preserve">Функциональные </w:delText>
        </w:r>
      </w:del>
      <w:ins w:id="793" w:author="SANYA SHOOMKA" w:date="2016-04-14T16:05:00Z">
        <w:r w:rsidRPr="00525A1A">
          <w:rPr>
            <w:lang w:val="ru-RU"/>
          </w:rPr>
          <w:t>ф</w:t>
        </w:r>
        <w:r w:rsidRPr="00525A1A">
          <w:t xml:space="preserve">ункциональные </w:t>
        </w:r>
      </w:ins>
      <w:r w:rsidRPr="00525A1A">
        <w:t>возможности пользователей системы на рисунке П.</w:t>
      </w:r>
      <w:r w:rsidR="00B05EDA">
        <w:rPr>
          <w:lang w:val="ru-RU"/>
        </w:rPr>
        <w:t>3</w:t>
      </w:r>
      <w:r w:rsidRPr="00525A1A">
        <w:t>.6;</w:t>
      </w:r>
    </w:p>
    <w:p w14:paraId="5591F852" w14:textId="186E6EA6" w:rsidR="00A11DF9" w:rsidRPr="00525A1A" w:rsidRDefault="00A11DF9" w:rsidP="00A11DF9">
      <w:pPr>
        <w:pStyle w:val="afff3"/>
        <w:numPr>
          <w:ilvl w:val="0"/>
          <w:numId w:val="41"/>
        </w:numPr>
      </w:pPr>
      <w:del w:id="794" w:author="SANYA SHOOMKA" w:date="2016-04-14T16:05:00Z">
        <w:r w:rsidRPr="00525A1A" w:rsidDel="00525A1A">
          <w:delText xml:space="preserve">Особенности </w:delText>
        </w:r>
      </w:del>
      <w:ins w:id="795" w:author="SANYA SHOOMKA" w:date="2016-04-14T16:05:00Z">
        <w:r w:rsidRPr="00525A1A">
          <w:rPr>
            <w:lang w:val="ru-RU"/>
          </w:rPr>
          <w:t>о</w:t>
        </w:r>
        <w:r w:rsidRPr="00525A1A">
          <w:t xml:space="preserve">собенности </w:t>
        </w:r>
      </w:ins>
      <w:r w:rsidRPr="00525A1A">
        <w:t>взаимодействий между приложением и компонентами из внешней среды показаны на рисунке П.</w:t>
      </w:r>
      <w:r w:rsidR="00B05EDA">
        <w:rPr>
          <w:lang w:val="ru-RU"/>
        </w:rPr>
        <w:t>3</w:t>
      </w:r>
      <w:r w:rsidRPr="00525A1A">
        <w:t>.7;</w:t>
      </w:r>
    </w:p>
    <w:p w14:paraId="5BF03EB3" w14:textId="65DBD89B" w:rsidR="00A11DF9" w:rsidRPr="00525A1A" w:rsidRDefault="00A11DF9" w:rsidP="00A11DF9">
      <w:pPr>
        <w:pStyle w:val="afff3"/>
        <w:numPr>
          <w:ilvl w:val="0"/>
          <w:numId w:val="41"/>
        </w:numPr>
        <w:rPr>
          <w:ins w:id="796" w:author="SANYA SHOOMKA" w:date="2016-04-14T16:55:00Z"/>
        </w:rPr>
      </w:pPr>
      <w:del w:id="797" w:author="SANYA SHOOMKA" w:date="2016-04-14T16:05:00Z">
        <w:r w:rsidRPr="00525A1A" w:rsidDel="00525A1A">
          <w:delText xml:space="preserve">Предполагаемый </w:delText>
        </w:r>
      </w:del>
      <w:ins w:id="798" w:author="SANYA SHOOMKA" w:date="2016-04-14T16:05:00Z">
        <w:r w:rsidRPr="00525A1A">
          <w:rPr>
            <w:lang w:val="ru-RU"/>
          </w:rPr>
          <w:t>п</w:t>
        </w:r>
        <w:r w:rsidRPr="00525A1A">
          <w:t xml:space="preserve">редполагаемый </w:t>
        </w:r>
      </w:ins>
      <w:r w:rsidRPr="00525A1A">
        <w:t>вид интерфейса приложения показан на рисунках П.</w:t>
      </w:r>
      <w:r w:rsidR="00B05EDA">
        <w:rPr>
          <w:lang w:val="ru-RU"/>
        </w:rPr>
        <w:t>3</w:t>
      </w:r>
      <w:r w:rsidRPr="00525A1A">
        <w:t>.8-П.</w:t>
      </w:r>
      <w:r w:rsidR="00B05EDA">
        <w:rPr>
          <w:lang w:val="ru-RU"/>
        </w:rPr>
        <w:t>3</w:t>
      </w:r>
      <w:r w:rsidRPr="00525A1A">
        <w:t xml:space="preserve">.21. </w:t>
      </w:r>
    </w:p>
    <w:p w14:paraId="2AA23BDC" w14:textId="77777777" w:rsidR="00A11DF9" w:rsidRPr="00525A1A" w:rsidRDefault="00A11DF9" w:rsidP="00A11DF9">
      <w:pPr>
        <w:spacing w:line="240" w:lineRule="auto"/>
        <w:rPr>
          <w:ins w:id="799" w:author="SANYA SHOOMKA" w:date="2016-04-14T16:55:00Z"/>
          <w:rFonts w:eastAsia="Calibri"/>
          <w:szCs w:val="28"/>
          <w:lang w:val="x-none" w:eastAsia="en-US"/>
        </w:rPr>
      </w:pPr>
      <w:ins w:id="800" w:author="SANYA SHOOMKA" w:date="2016-04-14T16:55:00Z">
        <w:r w:rsidRPr="00525A1A">
          <w:br w:type="page"/>
        </w:r>
      </w:ins>
    </w:p>
    <w:p w14:paraId="2CDF30CD" w14:textId="77777777" w:rsidR="00A11DF9" w:rsidRPr="00525A1A" w:rsidDel="00525A1A" w:rsidRDefault="00A11DF9" w:rsidP="00A11DF9">
      <w:pPr>
        <w:pStyle w:val="afff3"/>
        <w:numPr>
          <w:ilvl w:val="0"/>
          <w:numId w:val="41"/>
        </w:numPr>
        <w:rPr>
          <w:del w:id="801" w:author="SANYA SHOOMKA" w:date="2016-04-14T16:55:00Z"/>
        </w:rPr>
      </w:pPr>
    </w:p>
    <w:p w14:paraId="09600610" w14:textId="77777777" w:rsidR="00A11DF9" w:rsidRPr="00525A1A" w:rsidRDefault="00A11DF9" w:rsidP="00A11DF9">
      <w:pPr>
        <w:pStyle w:val="a6"/>
        <w:rPr>
          <w:color w:val="auto"/>
          <w:rPrChange w:id="802" w:author="SANYA SHOOMKA" w:date="2016-04-14T17:10:00Z">
            <w:rPr/>
          </w:rPrChange>
        </w:rPr>
      </w:pPr>
      <w:bookmarkStart w:id="803" w:name="_Toc352431029"/>
      <w:bookmarkStart w:id="804" w:name="_Toc352441290"/>
      <w:bookmarkStart w:id="805" w:name="_Toc352442351"/>
      <w:bookmarkStart w:id="806" w:name="_Toc352442623"/>
      <w:bookmarkStart w:id="807" w:name="_Toc352442748"/>
      <w:bookmarkStart w:id="808" w:name="_Toc352586127"/>
      <w:bookmarkStart w:id="809" w:name="_Toc352586286"/>
      <w:bookmarkStart w:id="810" w:name="_Toc352586387"/>
      <w:bookmarkEnd w:id="786"/>
      <w:bookmarkEnd w:id="787"/>
      <w:bookmarkEnd w:id="788"/>
      <w:bookmarkEnd w:id="789"/>
      <w:r w:rsidRPr="00525A1A">
        <w:rPr>
          <w:color w:val="auto"/>
          <w:rPrChange w:id="811" w:author="SANYA SHOOMKA" w:date="2016-04-14T17:10:00Z">
            <w:rPr/>
          </w:rPrChange>
        </w:rPr>
        <w:t>Эргономические и технико-эстетические требования</w:t>
      </w:r>
      <w:bookmarkEnd w:id="803"/>
      <w:bookmarkEnd w:id="804"/>
      <w:bookmarkEnd w:id="805"/>
      <w:bookmarkEnd w:id="806"/>
      <w:bookmarkEnd w:id="807"/>
      <w:bookmarkEnd w:id="808"/>
      <w:bookmarkEnd w:id="809"/>
      <w:bookmarkEnd w:id="810"/>
    </w:p>
    <w:p w14:paraId="43D54245" w14:textId="77777777" w:rsidR="00A11DF9" w:rsidRPr="00525A1A" w:rsidRDefault="00A11DF9" w:rsidP="00A11DF9">
      <w:pPr>
        <w:pStyle w:val="afff3"/>
      </w:pPr>
      <w:r w:rsidRPr="00525A1A">
        <w:t>Интерфейс мобильного приложения должен быть спроектирован таким образом, чтобы скорость доступа к функциям, доступным в ЭСУОП на смартфоне, была больше или равной скорости доступа на настольных системах.</w:t>
      </w:r>
    </w:p>
    <w:p w14:paraId="675C1C38" w14:textId="77777777" w:rsidR="00A11DF9" w:rsidRPr="00525A1A" w:rsidRDefault="00A11DF9" w:rsidP="00A11DF9">
      <w:pPr>
        <w:pStyle w:val="afff3"/>
      </w:pPr>
      <w:r w:rsidRPr="00525A1A">
        <w:t xml:space="preserve">Интерфейс должен быть рассчитан на преимущественное использование сенсорного экрана смартфона или планшета. Для упрощения проектирования интерфейса, за основу взят стандарт </w:t>
      </w:r>
      <w:r w:rsidRPr="00525A1A">
        <w:rPr>
          <w:lang w:val="en-US"/>
        </w:rPr>
        <w:t>Material</w:t>
      </w:r>
      <w:r w:rsidRPr="00525A1A">
        <w:t xml:space="preserve"> </w:t>
      </w:r>
      <w:r w:rsidRPr="00525A1A">
        <w:rPr>
          <w:lang w:val="en-US"/>
        </w:rPr>
        <w:t>Design</w:t>
      </w:r>
      <w:r w:rsidRPr="00525A1A">
        <w:t xml:space="preserve"> от </w:t>
      </w:r>
      <w:r w:rsidRPr="00525A1A">
        <w:rPr>
          <w:lang w:val="en-US"/>
        </w:rPr>
        <w:t>Google</w:t>
      </w:r>
      <w:r w:rsidRPr="00525A1A">
        <w:t xml:space="preserve">.  </w:t>
      </w:r>
    </w:p>
    <w:p w14:paraId="53B3714D" w14:textId="77777777" w:rsidR="00A11DF9" w:rsidRPr="00525A1A" w:rsidRDefault="00A11DF9" w:rsidP="00A11DF9">
      <w:pPr>
        <w:pStyle w:val="afff3"/>
      </w:pPr>
      <w:r w:rsidRPr="00525A1A">
        <w:t>Все сообщения и надписи в приложении должны быть на русском языке.</w:t>
      </w:r>
    </w:p>
    <w:p w14:paraId="260E7276" w14:textId="77777777" w:rsidR="00A11DF9" w:rsidRPr="00525A1A" w:rsidRDefault="00A11DF9" w:rsidP="00A11DF9">
      <w:pPr>
        <w:pStyle w:val="afff3"/>
      </w:pPr>
      <w:r w:rsidRPr="00525A1A">
        <w:t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некорректному вводу данных.</w:t>
      </w:r>
    </w:p>
    <w:p w14:paraId="1349EA64" w14:textId="77777777" w:rsidR="00A11DF9" w:rsidRPr="00525A1A" w:rsidRDefault="00A11DF9" w:rsidP="00A11DF9">
      <w:pPr>
        <w:pStyle w:val="a6"/>
        <w:rPr>
          <w:color w:val="auto"/>
          <w:rPrChange w:id="812" w:author="SANYA SHOOMKA" w:date="2016-04-14T17:10:00Z">
            <w:rPr/>
          </w:rPrChange>
        </w:rPr>
      </w:pPr>
      <w:bookmarkStart w:id="813" w:name="_Toc352431031"/>
      <w:bookmarkStart w:id="814" w:name="_Toc352441292"/>
      <w:bookmarkStart w:id="815" w:name="_Toc352442353"/>
      <w:bookmarkStart w:id="816" w:name="_Toc352442625"/>
      <w:bookmarkStart w:id="817" w:name="_Toc352442750"/>
      <w:bookmarkStart w:id="818" w:name="_Toc352586129"/>
      <w:bookmarkStart w:id="819" w:name="_Toc352586288"/>
      <w:bookmarkStart w:id="820" w:name="_Toc352586389"/>
      <w:r w:rsidRPr="00525A1A">
        <w:rPr>
          <w:color w:val="auto"/>
          <w:rPrChange w:id="821" w:author="SANYA SHOOMKA" w:date="2016-04-14T17:10:00Z">
            <w:rPr/>
          </w:rPrChange>
        </w:rPr>
        <w:t xml:space="preserve">Требования к </w:t>
      </w:r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r w:rsidRPr="00525A1A">
        <w:rPr>
          <w:color w:val="auto"/>
          <w:rPrChange w:id="822" w:author="SANYA SHOOMKA" w:date="2016-04-14T17:10:00Z">
            <w:rPr/>
          </w:rPrChange>
        </w:rPr>
        <w:t>программным средствам разработки</w:t>
      </w:r>
    </w:p>
    <w:p w14:paraId="15B1C9C9" w14:textId="77777777" w:rsidR="00A11DF9" w:rsidRPr="00525A1A" w:rsidRDefault="00A11DF9" w:rsidP="00A11DF9">
      <w:pPr>
        <w:pStyle w:val="afff3"/>
        <w:rPr>
          <w:lang w:val="en-US"/>
        </w:rPr>
      </w:pPr>
      <w:r w:rsidRPr="00525A1A">
        <w:t xml:space="preserve">Разработка должна разрабатываться в среде разработки </w:t>
      </w:r>
      <w:r w:rsidRPr="00525A1A">
        <w:rPr>
          <w:lang w:val="en-US"/>
        </w:rPr>
        <w:t>Android</w:t>
      </w:r>
      <w:r w:rsidRPr="00525A1A">
        <w:t xml:space="preserve"> </w:t>
      </w:r>
      <w:r w:rsidRPr="00525A1A">
        <w:rPr>
          <w:lang w:val="en-US"/>
        </w:rPr>
        <w:t>Studio</w:t>
      </w:r>
      <w:r w:rsidRPr="00525A1A">
        <w:t xml:space="preserve"> версии не ниже 1.5.1 для ОС </w:t>
      </w:r>
      <w:r w:rsidRPr="00525A1A">
        <w:rPr>
          <w:lang w:val="en-US"/>
        </w:rPr>
        <w:t>Windows</w:t>
      </w:r>
      <w:r w:rsidRPr="00525A1A">
        <w:t xml:space="preserve">. Используемый язык разработки </w:t>
      </w:r>
      <w:r w:rsidRPr="00525A1A">
        <w:rPr>
          <w:lang w:val="en-US"/>
        </w:rPr>
        <w:t xml:space="preserve">Java. </w:t>
      </w:r>
    </w:p>
    <w:p w14:paraId="6096D41F" w14:textId="77777777" w:rsidR="00A11DF9" w:rsidRPr="00525A1A" w:rsidRDefault="00A11DF9" w:rsidP="00A11DF9">
      <w:pPr>
        <w:pStyle w:val="a6"/>
        <w:rPr>
          <w:color w:val="auto"/>
          <w:rPrChange w:id="823" w:author="SANYA SHOOMKA" w:date="2016-04-14T17:10:00Z">
            <w:rPr/>
          </w:rPrChange>
        </w:rPr>
      </w:pPr>
      <w:r w:rsidRPr="00525A1A">
        <w:rPr>
          <w:color w:val="auto"/>
          <w:rPrChange w:id="824" w:author="SANYA SHOOMKA" w:date="2016-04-14T17:10:00Z">
            <w:rPr/>
          </w:rPrChange>
        </w:rPr>
        <w:t>Требования к составу и параметрам технических средств, применяемых при использовании системы</w:t>
      </w:r>
      <w:del w:id="825" w:author="Анна Кузнецова" w:date="2016-04-17T20:51:00Z">
        <w:r w:rsidRPr="00525A1A" w:rsidDel="0060310A">
          <w:rPr>
            <w:color w:val="auto"/>
            <w:rPrChange w:id="826" w:author="SANYA SHOOMKA" w:date="2016-04-14T17:10:00Z">
              <w:rPr/>
            </w:rPrChange>
          </w:rPr>
          <w:delText>.</w:delText>
        </w:r>
      </w:del>
    </w:p>
    <w:p w14:paraId="15549AA2" w14:textId="77777777" w:rsidR="00A11DF9" w:rsidRPr="00525A1A" w:rsidRDefault="00A11DF9" w:rsidP="00A11DF9">
      <w:pPr>
        <w:pStyle w:val="afff3"/>
      </w:pPr>
      <w:r w:rsidRPr="00525A1A">
        <w:t>В состав технических средств при использовании системы должны входить:</w:t>
      </w:r>
    </w:p>
    <w:p w14:paraId="69BCE582" w14:textId="77777777" w:rsidR="00A11DF9" w:rsidRPr="00525A1A" w:rsidRDefault="00A11DF9" w:rsidP="00A11DF9">
      <w:pPr>
        <w:pStyle w:val="a4"/>
      </w:pPr>
      <w:r w:rsidRPr="00525A1A">
        <w:t xml:space="preserve">смартфон или планшет на операционной системе </w:t>
      </w:r>
      <w:r w:rsidRPr="00525A1A">
        <w:rPr>
          <w:lang w:val="en-US"/>
        </w:rPr>
        <w:t>Android</w:t>
      </w:r>
      <w:r w:rsidRPr="00525A1A">
        <w:t xml:space="preserve"> 4.</w:t>
      </w:r>
      <w:del w:id="827" w:author="SANYA SHOOMKA" w:date="2016-04-20T19:09:00Z">
        <w:r w:rsidRPr="00525A1A" w:rsidDel="00483466">
          <w:delText xml:space="preserve">0 </w:delText>
        </w:r>
      </w:del>
      <w:r>
        <w:t>2</w:t>
      </w:r>
      <w:ins w:id="828" w:author="SANYA SHOOMKA" w:date="2016-04-20T19:09:00Z">
        <w:r w:rsidRPr="00525A1A">
          <w:t xml:space="preserve"> </w:t>
        </w:r>
      </w:ins>
      <w:r w:rsidRPr="00525A1A">
        <w:t>и выше</w:t>
      </w:r>
      <w:ins w:id="829" w:author="SANYA SHOOMKA" w:date="2016-04-14T16:05:00Z">
        <w:r w:rsidRPr="00525A1A">
          <w:rPr>
            <w:rPrChange w:id="830" w:author="SANYA SHOOMKA" w:date="2016-04-14T17:10:00Z">
              <w:rPr>
                <w:lang w:val="en-US"/>
              </w:rPr>
            </w:rPrChange>
          </w:rPr>
          <w:t>;</w:t>
        </w:r>
      </w:ins>
    </w:p>
    <w:p w14:paraId="0EBD8FF6" w14:textId="77777777" w:rsidR="00A11DF9" w:rsidRPr="00525A1A" w:rsidRDefault="00A11DF9" w:rsidP="00A11DF9">
      <w:pPr>
        <w:pStyle w:val="a4"/>
      </w:pPr>
      <w:r w:rsidRPr="00525A1A">
        <w:t>наличие доступа к сети Интернет.</w:t>
      </w:r>
    </w:p>
    <w:p w14:paraId="19487AC7" w14:textId="77777777" w:rsidR="00A11DF9" w:rsidRPr="00525A1A" w:rsidRDefault="00A11DF9" w:rsidP="00A11DF9">
      <w:pPr>
        <w:pStyle w:val="a6"/>
        <w:rPr>
          <w:color w:val="auto"/>
          <w:rPrChange w:id="831" w:author="SANYA SHOOMKA" w:date="2016-04-14T17:10:00Z">
            <w:rPr/>
          </w:rPrChange>
        </w:rPr>
      </w:pPr>
      <w:r w:rsidRPr="00525A1A">
        <w:rPr>
          <w:color w:val="auto"/>
          <w:rPrChange w:id="832" w:author="SANYA SHOOMKA" w:date="2016-04-14T17:10:00Z">
            <w:rPr/>
          </w:rPrChange>
        </w:rPr>
        <w:t>Требования к надежности</w:t>
      </w:r>
    </w:p>
    <w:p w14:paraId="0C9AF6CB" w14:textId="77777777" w:rsidR="00A11DF9" w:rsidRPr="00677586" w:rsidRDefault="00A11DF9" w:rsidP="00A11DF9">
      <w:pPr>
        <w:pStyle w:val="afff3"/>
        <w:rPr>
          <w:rStyle w:val="afff4"/>
          <w:lang w:val="ru-RU"/>
          <w:rPrChange w:id="833" w:author="SANYA SHOOMKA" w:date="2016-04-14T17:10:00Z">
            <w:rPr>
              <w:rStyle w:val="afff4"/>
              <w:color w:val="000000"/>
            </w:rPr>
          </w:rPrChange>
        </w:rPr>
      </w:pPr>
      <w:r w:rsidRPr="00525A1A">
        <w:rPr>
          <w:rStyle w:val="afff4"/>
          <w:lang w:val="ru-RU"/>
        </w:rPr>
        <w:t>Мобильное приложение должно продолжать работать при отсутствии интернет соединения, с возможностью просмотра уже сохраненных данных, таких как личный профиль, расписание, посещаемость и так далее</w:t>
      </w:r>
      <w:r w:rsidRPr="00525A1A">
        <w:rPr>
          <w:rStyle w:val="afff4"/>
        </w:rPr>
        <w:t xml:space="preserve">. </w:t>
      </w:r>
      <w:commentRangeStart w:id="834"/>
      <w:del w:id="835" w:author="SANYA SHOOMKA" w:date="2016-04-17T21:43:00Z">
        <w:r w:rsidRPr="00525A1A" w:rsidDel="00F84A24">
          <w:rPr>
            <w:rStyle w:val="afff4"/>
          </w:rPr>
          <w:delText>Также</w:delText>
        </w:r>
        <w:commentRangeEnd w:id="834"/>
        <w:r w:rsidDel="00F84A24">
          <w:rPr>
            <w:rStyle w:val="afffd"/>
            <w:rFonts w:ascii="Calibri" w:eastAsia="Times New Roman" w:hAnsi="Calibri"/>
            <w:lang w:val="ru-RU" w:eastAsia="ru-RU"/>
          </w:rPr>
          <w:commentReference w:id="834"/>
        </w:r>
        <w:r w:rsidRPr="00525A1A" w:rsidDel="00F84A24">
          <w:rPr>
            <w:rStyle w:val="afff4"/>
          </w:rPr>
          <w:delText xml:space="preserve">, </w:delText>
        </w:r>
      </w:del>
      <w:ins w:id="836" w:author="SANYA SHOOMKA" w:date="2016-04-17T21:43:00Z">
        <w:r>
          <w:rPr>
            <w:rStyle w:val="afff4"/>
            <w:lang w:val="ru-RU"/>
          </w:rPr>
          <w:t>П</w:t>
        </w:r>
      </w:ins>
      <w:del w:id="837" w:author="SANYA SHOOMKA" w:date="2016-04-17T21:43:00Z">
        <w:r w:rsidRPr="00525A1A" w:rsidDel="00F84A24">
          <w:rPr>
            <w:rStyle w:val="afff4"/>
          </w:rPr>
          <w:delText>п</w:delText>
        </w:r>
      </w:del>
      <w:r w:rsidRPr="00525A1A">
        <w:rPr>
          <w:rStyle w:val="afff4"/>
        </w:rPr>
        <w:t xml:space="preserve">рограмма </w:t>
      </w:r>
      <w:r w:rsidRPr="00525A1A">
        <w:rPr>
          <w:rStyle w:val="afff4"/>
        </w:rPr>
        <w:lastRenderedPageBreak/>
        <w:t>должна перехватывать и обрабатывать все возможные исключения во время работы</w:t>
      </w:r>
      <w:r>
        <w:rPr>
          <w:rStyle w:val="afff4"/>
          <w:lang w:val="ru-RU"/>
        </w:rPr>
        <w:t>.</w:t>
      </w:r>
    </w:p>
    <w:p w14:paraId="2FFA7CB3" w14:textId="77777777" w:rsidR="00A11DF9" w:rsidRPr="00525A1A" w:rsidDel="00525A1A" w:rsidRDefault="00A11DF9" w:rsidP="00A11DF9">
      <w:pPr>
        <w:pStyle w:val="afff3"/>
        <w:rPr>
          <w:del w:id="838" w:author="SANYA SHOOMKA" w:date="2016-04-14T17:10:00Z"/>
        </w:rPr>
      </w:pPr>
    </w:p>
    <w:p w14:paraId="378EA649" w14:textId="77777777" w:rsidR="00A11DF9" w:rsidRPr="00525A1A" w:rsidRDefault="00A11DF9" w:rsidP="00A11DF9">
      <w:pPr>
        <w:pStyle w:val="a6"/>
        <w:rPr>
          <w:color w:val="auto"/>
          <w:rPrChange w:id="839" w:author="SANYA SHOOMKA" w:date="2016-04-14T17:10:00Z">
            <w:rPr/>
          </w:rPrChange>
        </w:rPr>
      </w:pPr>
      <w:r w:rsidRPr="00525A1A">
        <w:rPr>
          <w:color w:val="auto"/>
          <w:rPrChange w:id="840" w:author="SANYA SHOOMKA" w:date="2016-04-14T17:10:00Z">
            <w:rPr/>
          </w:rPrChange>
        </w:rPr>
        <w:t>Требования к технологиям разработки</w:t>
      </w:r>
    </w:p>
    <w:p w14:paraId="768E0E64" w14:textId="77777777" w:rsidR="00A11DF9" w:rsidRPr="00525A1A" w:rsidRDefault="00A11DF9" w:rsidP="00A11DF9">
      <w:pPr>
        <w:pStyle w:val="afff3"/>
      </w:pPr>
      <w:r w:rsidRPr="00525A1A">
        <w:t xml:space="preserve">Для реализация мобильного приложения необходимо использовать язык Java с использованием стандартного набора разработчика Android SDK </w:t>
      </w:r>
      <w:del w:id="841" w:author="SANYA SHOOMKA" w:date="2016-04-20T19:09:00Z">
        <w:r w:rsidRPr="00525A1A" w:rsidDel="00483466">
          <w:delText xml:space="preserve">14 </w:delText>
        </w:r>
      </w:del>
      <w:ins w:id="842" w:author="SANYA SHOOMKA" w:date="2016-04-20T19:09:00Z">
        <w:r w:rsidRPr="00525A1A">
          <w:t>1</w:t>
        </w:r>
      </w:ins>
      <w:r>
        <w:rPr>
          <w:lang w:val="ru-RU"/>
        </w:rPr>
        <w:t>7</w:t>
      </w:r>
      <w:ins w:id="843" w:author="SANYA SHOOMKA" w:date="2016-04-20T19:09:00Z">
        <w:r w:rsidRPr="00525A1A">
          <w:t xml:space="preserve"> </w:t>
        </w:r>
      </w:ins>
      <w:r w:rsidRPr="00525A1A">
        <w:t>версии и выше.</w:t>
      </w:r>
    </w:p>
    <w:p w14:paraId="42CB044B" w14:textId="77777777" w:rsidR="00A11DF9" w:rsidRPr="00525A1A" w:rsidRDefault="00A11DF9" w:rsidP="00A11DF9">
      <w:pPr>
        <w:pStyle w:val="afff3"/>
      </w:pPr>
      <w:r w:rsidRPr="00525A1A">
        <w:t>Для реализации базы данных приложения необходимо использовать  объектную базу данных Realm Java версии 0.88.2.</w:t>
      </w:r>
    </w:p>
    <w:p w14:paraId="017095BB" w14:textId="77777777" w:rsidR="00A11DF9" w:rsidRDefault="00A11DF9" w:rsidP="00A11DF9">
      <w:pPr>
        <w:pStyle w:val="afff3"/>
        <w:sectPr w:rsidR="00A11DF9" w:rsidSect="00707E7D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72CCA4C" w14:textId="77777777" w:rsidR="00A11DF9" w:rsidRPr="00525A1A" w:rsidRDefault="00A11DF9" w:rsidP="00A11DF9">
      <w:pPr>
        <w:pStyle w:val="111"/>
        <w:rPr>
          <w:color w:val="auto"/>
          <w:rPrChange w:id="844" w:author="SANYA SHOOMKA" w:date="2016-04-14T17:10:00Z">
            <w:rPr/>
          </w:rPrChange>
        </w:rPr>
      </w:pPr>
      <w:bookmarkStart w:id="845" w:name="_Toc321248644"/>
      <w:bookmarkStart w:id="846" w:name="_Toc321261137"/>
      <w:bookmarkStart w:id="847" w:name="_Toc321322585"/>
      <w:bookmarkStart w:id="848" w:name="_Toc352431032"/>
      <w:bookmarkStart w:id="849" w:name="_Toc352441293"/>
      <w:bookmarkStart w:id="850" w:name="_Toc352442354"/>
      <w:bookmarkStart w:id="851" w:name="_Toc352442626"/>
      <w:bookmarkStart w:id="852" w:name="_Toc352442751"/>
      <w:bookmarkStart w:id="853" w:name="_Toc352586130"/>
      <w:bookmarkStart w:id="854" w:name="_Toc352586289"/>
      <w:bookmarkStart w:id="855" w:name="_Toc352586390"/>
      <w:r w:rsidRPr="00525A1A">
        <w:rPr>
          <w:color w:val="auto"/>
          <w:rPrChange w:id="856" w:author="SANYA SHOOMKA" w:date="2016-04-14T17:10:00Z">
            <w:rPr/>
          </w:rPrChange>
        </w:rPr>
        <w:lastRenderedPageBreak/>
        <w:t>Методы тестирования соответствия разработки предъявленным требованиям</w:t>
      </w:r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</w:p>
    <w:p w14:paraId="6C59BB9F" w14:textId="77777777" w:rsidR="00A11DF9" w:rsidRPr="00525A1A" w:rsidRDefault="00A11DF9" w:rsidP="00A11DF9">
      <w:pPr>
        <w:pStyle w:val="afff3"/>
      </w:pPr>
      <w:r>
        <w:rPr>
          <w:lang w:val="ru-RU"/>
        </w:rPr>
        <w:t>Необходимо провести альфа тестирование</w:t>
      </w:r>
      <w:r w:rsidRPr="00525A1A">
        <w:t>, которое подразумевает, тестирование программного продукта разработчиком непосредственно во время разработки, имея доступ к конфигурации, таким образом, ошибки исправляются по мере их появления.</w:t>
      </w:r>
    </w:p>
    <w:p w14:paraId="497FAB49" w14:textId="77777777" w:rsidR="00A11DF9" w:rsidRPr="00525A1A" w:rsidRDefault="00A11DF9" w:rsidP="00A11DF9">
      <w:pPr>
        <w:pStyle w:val="afb"/>
        <w:rPr>
          <w:lang w:val="ru-RU"/>
        </w:rPr>
      </w:pPr>
      <w:r>
        <w:rPr>
          <w:lang w:val="ru-RU"/>
        </w:rPr>
        <w:t>На позднем этапе разработки следует провести бета тестирование</w:t>
      </w:r>
      <w:r w:rsidRPr="00525A1A">
        <w:t xml:space="preserve">, которое производится самими пользователями системы после ее </w:t>
      </w:r>
      <w:r w:rsidRPr="00525A1A">
        <w:rPr>
          <w:lang w:val="ru-RU"/>
        </w:rPr>
        <w:t>введения в эксплуатацию</w:t>
      </w:r>
      <w:r w:rsidRPr="00525A1A">
        <w:t>, после чего об ошибках сообщается разработчику, который их устраняет</w:t>
      </w:r>
      <w:r w:rsidRPr="00525A1A">
        <w:rPr>
          <w:lang w:val="ru-RU"/>
        </w:rPr>
        <w:t>.</w:t>
      </w:r>
    </w:p>
    <w:p w14:paraId="0D47D166" w14:textId="7F087C68" w:rsidR="001509BE" w:rsidRDefault="001509BE">
      <w:pPr>
        <w:spacing w:line="240" w:lineRule="auto"/>
        <w:contextualSpacing w:val="0"/>
        <w:jc w:val="left"/>
        <w:rPr>
          <w:rFonts w:cs="Arial"/>
          <w:bCs/>
          <w:szCs w:val="27"/>
          <w:shd w:val="clear" w:color="auto" w:fill="FFFFFF"/>
        </w:rPr>
      </w:pPr>
      <w:r>
        <w:br w:type="page"/>
      </w:r>
    </w:p>
    <w:p w14:paraId="0399B039" w14:textId="6D3601C5" w:rsidR="00254B17" w:rsidRPr="00525A1A" w:rsidRDefault="001509BE" w:rsidP="008911D1">
      <w:pPr>
        <w:pStyle w:val="af8"/>
        <w:spacing w:line="360" w:lineRule="auto"/>
        <w:ind w:firstLine="0"/>
        <w:jc w:val="center"/>
        <w:outlineLvl w:val="0"/>
        <w:rPr>
          <w:color w:val="auto"/>
          <w:rPrChange w:id="857" w:author="SANYA SHOOMKA" w:date="2016-04-14T17:10:00Z">
            <w:rPr/>
          </w:rPrChange>
        </w:rPr>
        <w:sectPr w:rsidR="00254B17" w:rsidRPr="00525A1A" w:rsidSect="00254B17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bookmarkStart w:id="858" w:name="_Toc453253109"/>
      <w:bookmarkStart w:id="859" w:name="_Toc453254139"/>
      <w:bookmarkStart w:id="860" w:name="_Toc453256168"/>
      <w:r w:rsidRPr="00525A1A">
        <w:rPr>
          <w:noProof/>
          <w:color w:val="auto"/>
          <w:shd w:val="clear" w:color="auto" w:fill="auto"/>
          <w:rPrChange w:id="861" w:author="SANYA SHOOMKA" w:date="2016-04-14T17:10:00Z">
            <w:rPr>
              <w:noProof/>
              <w:shd w:val="clear" w:color="auto" w:fill="auto"/>
            </w:rPr>
          </w:rPrChange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BEED3DC" wp14:editId="24426AFA">
                <wp:simplePos x="0" y="0"/>
                <wp:positionH relativeFrom="column">
                  <wp:posOffset>1891665</wp:posOffset>
                </wp:positionH>
                <wp:positionV relativeFrom="paragraph">
                  <wp:posOffset>4739640</wp:posOffset>
                </wp:positionV>
                <wp:extent cx="2444115" cy="643255"/>
                <wp:effectExtent l="0" t="3810" r="3810" b="635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115" cy="64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3F863" w14:textId="77777777" w:rsidR="00892C2D" w:rsidRPr="00CC4FA0" w:rsidRDefault="00892C2D" w:rsidP="001509BE">
                            <w:pPr>
                              <w:pStyle w:val="af8"/>
                              <w:spacing w:after="240" w:line="360" w:lineRule="auto"/>
                              <w:ind w:firstLine="0"/>
                              <w:jc w:val="center"/>
                              <w:outlineLvl w:val="0"/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bookmarkStart w:id="862" w:name="_Toc453256169"/>
                            <w:r w:rsidRPr="00CC4FA0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 xml:space="preserve">ПРИЛОЖЕНИЕ </w:t>
                            </w: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2</w:t>
                            </w:r>
                            <w:bookmarkEnd w:id="862"/>
                          </w:p>
                          <w:p w14:paraId="622CD6B6" w14:textId="6498BC24" w:rsidR="00892C2D" w:rsidRPr="00B33F98" w:rsidRDefault="00892C2D" w:rsidP="001509BE">
                            <w:pPr>
                              <w:pStyle w:val="af8"/>
                              <w:spacing w:before="240" w:after="240" w:line="360" w:lineRule="auto"/>
                              <w:ind w:firstLine="0"/>
                              <w:jc w:val="center"/>
                              <w:rPr>
                                <w:rFonts w:ascii="Arial" w:hAnsi="Arial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6"/>
                                <w:szCs w:val="26"/>
                              </w:rPr>
                              <w:t>Техническое описание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ED3DC" id="_x0000_s1033" type="#_x0000_t202" style="position:absolute;left:0;text-align:left;margin-left:148.95pt;margin-top:373.2pt;width:192.45pt;height:50.65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" stroked="f">
                <v:textbox>
                  <w:txbxContent>
                    <w:p w14:paraId="5D13F863" w14:textId="77777777" w:rsidR="00892C2D" w:rsidRPr="00CC4FA0" w:rsidRDefault="00892C2D" w:rsidP="001509BE">
                      <w:pPr>
                        <w:pStyle w:val="af8"/>
                        <w:spacing w:after="240" w:line="360" w:lineRule="auto"/>
                        <w:ind w:firstLine="0"/>
                        <w:jc w:val="center"/>
                        <w:outlineLvl w:val="0"/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bookmarkStart w:id="863" w:name="_Toc453256169"/>
                      <w:r w:rsidRPr="00CC4FA0">
                        <w:rPr>
                          <w:rFonts w:ascii="Arial" w:hAnsi="Arial"/>
                          <w:sz w:val="32"/>
                          <w:szCs w:val="32"/>
                        </w:rPr>
                        <w:t xml:space="preserve">ПРИЛОЖЕНИЕ </w:t>
                      </w: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2</w:t>
                      </w:r>
                      <w:bookmarkEnd w:id="863"/>
                    </w:p>
                    <w:p w14:paraId="622CD6B6" w14:textId="6498BC24" w:rsidR="00892C2D" w:rsidRPr="00B33F98" w:rsidRDefault="00892C2D" w:rsidP="001509BE">
                      <w:pPr>
                        <w:pStyle w:val="af8"/>
                        <w:spacing w:before="240" w:after="240" w:line="360" w:lineRule="auto"/>
                        <w:ind w:firstLine="0"/>
                        <w:jc w:val="center"/>
                        <w:rPr>
                          <w:rFonts w:ascii="Arial" w:hAnsi="Arial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b/>
                          <w:sz w:val="26"/>
                          <w:szCs w:val="26"/>
                        </w:rPr>
                        <w:t>Техническое описание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858"/>
      <w:bookmarkEnd w:id="859"/>
      <w:bookmarkEnd w:id="860"/>
    </w:p>
    <w:p w14:paraId="733D6258" w14:textId="77777777" w:rsidR="00A11DF9" w:rsidRPr="00EB52CB" w:rsidRDefault="00A11DF9" w:rsidP="00B05EDA">
      <w:pPr>
        <w:pStyle w:val="a7"/>
        <w:numPr>
          <w:ilvl w:val="0"/>
          <w:numId w:val="61"/>
        </w:numPr>
      </w:pPr>
      <w:bookmarkStart w:id="864" w:name="_Toc453253111"/>
      <w:bookmarkStart w:id="865" w:name="_Toc453254141"/>
      <w:bookmarkStart w:id="866" w:name="_Toc453256170"/>
      <w:r w:rsidRPr="00EB52CB">
        <w:lastRenderedPageBreak/>
        <w:t>Общие сведения о разработке</w:t>
      </w:r>
      <w:bookmarkEnd w:id="864"/>
      <w:bookmarkEnd w:id="865"/>
      <w:bookmarkEnd w:id="866"/>
    </w:p>
    <w:p w14:paraId="14F2C095" w14:textId="77777777" w:rsidR="00A11DF9" w:rsidRDefault="00A11DF9" w:rsidP="00B05EDA">
      <w:pPr>
        <w:pStyle w:val="a8"/>
      </w:pPr>
      <w:bookmarkStart w:id="867" w:name="_Toc453253112"/>
      <w:bookmarkStart w:id="868" w:name="_Toc453254142"/>
      <w:bookmarkStart w:id="869" w:name="_Toc453256171"/>
      <w:r w:rsidRPr="005F2376">
        <w:t>Наименование</w:t>
      </w:r>
      <w:r>
        <w:t xml:space="preserve"> </w:t>
      </w:r>
      <w:r w:rsidRPr="00214445">
        <w:t>программы</w:t>
      </w:r>
      <w:bookmarkEnd w:id="867"/>
      <w:bookmarkEnd w:id="868"/>
      <w:bookmarkEnd w:id="869"/>
    </w:p>
    <w:p w14:paraId="3FD2DC49" w14:textId="77777777" w:rsidR="00A11DF9" w:rsidRPr="00EC5599" w:rsidRDefault="00A11DF9" w:rsidP="00A11DF9">
      <w:pPr>
        <w:pStyle w:val="afff3"/>
      </w:pPr>
      <w:r>
        <w:t>Программа</w:t>
      </w:r>
      <w:r w:rsidRPr="00525A1A">
        <w:rPr>
          <w:lang w:val="ru-RU"/>
        </w:rPr>
        <w:t>-</w:t>
      </w:r>
      <w:r>
        <w:t>клиент</w:t>
      </w:r>
      <w:r w:rsidRPr="00525A1A">
        <w:t xml:space="preserve"> для доступа к электронной системе контроля учебным процессом ФСПО Университета ИТМО</w:t>
      </w:r>
      <w:r>
        <w:t>.</w:t>
      </w:r>
    </w:p>
    <w:p w14:paraId="1759B34A" w14:textId="77777777" w:rsidR="00A11DF9" w:rsidRDefault="00A11DF9" w:rsidP="00B05EDA">
      <w:pPr>
        <w:pStyle w:val="a8"/>
      </w:pPr>
      <w:bookmarkStart w:id="870" w:name="_Toc453253113"/>
      <w:bookmarkStart w:id="871" w:name="_Toc453254143"/>
      <w:bookmarkStart w:id="872" w:name="_Toc453256172"/>
      <w:r>
        <w:t xml:space="preserve">Языки </w:t>
      </w:r>
      <w:r w:rsidRPr="00214445">
        <w:t>программирования</w:t>
      </w:r>
      <w:r>
        <w:t>, на которых написана программа</w:t>
      </w:r>
      <w:bookmarkEnd w:id="870"/>
      <w:bookmarkEnd w:id="871"/>
      <w:bookmarkEnd w:id="872"/>
    </w:p>
    <w:p w14:paraId="673FDE65" w14:textId="77777777" w:rsidR="00A11DF9" w:rsidRDefault="00A11DF9" w:rsidP="00A11DF9">
      <w:pPr>
        <w:pStyle w:val="afff3"/>
      </w:pPr>
      <w:r>
        <w:t xml:space="preserve">Приложение было разработано на языке </w:t>
      </w:r>
      <w:r w:rsidRPr="00B167AB">
        <w:t xml:space="preserve">Java </w:t>
      </w:r>
      <w:r>
        <w:t xml:space="preserve">с применением объектной базы данных </w:t>
      </w:r>
      <w:r w:rsidRPr="00B167AB">
        <w:t>Realm</w:t>
      </w:r>
      <w:r>
        <w:t>.</w:t>
      </w:r>
    </w:p>
    <w:p w14:paraId="1843B198" w14:textId="77777777" w:rsidR="00A11DF9" w:rsidRDefault="00A11DF9" w:rsidP="00B05EDA">
      <w:pPr>
        <w:pStyle w:val="a8"/>
      </w:pPr>
      <w:bookmarkStart w:id="873" w:name="_Toc453253114"/>
      <w:bookmarkStart w:id="874" w:name="_Toc453254144"/>
      <w:bookmarkStart w:id="875" w:name="_Toc453256173"/>
      <w:r>
        <w:t>Назначение и функции, выполняемые программой</w:t>
      </w:r>
      <w:bookmarkEnd w:id="873"/>
      <w:bookmarkEnd w:id="874"/>
      <w:bookmarkEnd w:id="875"/>
    </w:p>
    <w:p w14:paraId="7578FB12" w14:textId="77777777" w:rsidR="0000185F" w:rsidRDefault="00A11DF9" w:rsidP="00A11DF9">
      <w:pPr>
        <w:pStyle w:val="afff3"/>
        <w:rPr>
          <w:lang w:val="ru-RU"/>
        </w:rPr>
      </w:pPr>
      <w:r w:rsidRPr="00525A1A">
        <w:t xml:space="preserve">Назначением разработки является предоставление доступа к ЭСУОП ФСПО ИТМО с мобильных устройств под управлением системы </w:t>
      </w:r>
      <w:r w:rsidRPr="00B167AB">
        <w:t>Android</w:t>
      </w:r>
      <w:r w:rsidRPr="00525A1A">
        <w:t>. Приложение должно обеспечивать быстрый доступ к основным функциям электронного журнала и использовать особенности смартфонов дл</w:t>
      </w:r>
      <w:r>
        <w:t>я расширения возможностей ЭСУОП</w:t>
      </w:r>
      <w:r w:rsidRPr="00B167AB">
        <w:rPr>
          <w:lang w:val="ru-RU"/>
        </w:rPr>
        <w:t>.</w:t>
      </w:r>
    </w:p>
    <w:p w14:paraId="52AEB5AD" w14:textId="04F2E648" w:rsidR="00A11DF9" w:rsidRDefault="00A11DF9" w:rsidP="00A11DF9">
      <w:pPr>
        <w:pStyle w:val="afff3"/>
      </w:pPr>
      <w:r>
        <w:t>Функции, выполняемые программой:</w:t>
      </w:r>
    </w:p>
    <w:p w14:paraId="137CA12A" w14:textId="77777777" w:rsidR="00A11DF9" w:rsidRPr="00525A1A" w:rsidRDefault="00A11DF9" w:rsidP="00A11DF9">
      <w:pPr>
        <w:pStyle w:val="a4"/>
      </w:pPr>
      <w:r w:rsidRPr="00B167AB">
        <w:t>обработка</w:t>
      </w:r>
      <w:r w:rsidRPr="00525A1A">
        <w:t xml:space="preserve"> </w:t>
      </w:r>
      <w:r w:rsidRPr="00525A1A">
        <w:rPr>
          <w:lang w:val="en-US"/>
        </w:rPr>
        <w:t>push</w:t>
      </w:r>
      <w:r w:rsidRPr="00525A1A">
        <w:t>-уведомлений от ЭСУОП</w:t>
      </w:r>
      <w:r w:rsidRPr="002C4BFD">
        <w:t>;</w:t>
      </w:r>
    </w:p>
    <w:p w14:paraId="2F3F90A4" w14:textId="77777777" w:rsidR="00A11DF9" w:rsidRPr="0060310A" w:rsidRDefault="00A11DF9" w:rsidP="00A11DF9">
      <w:pPr>
        <w:pStyle w:val="a4"/>
      </w:pPr>
      <w:r>
        <w:t>все пользователи системы имеют</w:t>
      </w:r>
      <w:r w:rsidRPr="00B307B8">
        <w:t xml:space="preserve"> следующие возможности</w:t>
      </w:r>
      <w:r w:rsidRPr="002C4BFD">
        <w:t>:</w:t>
      </w:r>
    </w:p>
    <w:p w14:paraId="349CA8E3" w14:textId="77777777" w:rsidR="00A11DF9" w:rsidRPr="004B47ED" w:rsidRDefault="00A11DF9" w:rsidP="00A11DF9">
      <w:pPr>
        <w:pStyle w:val="20"/>
      </w:pPr>
      <w:r w:rsidRPr="00525A1A">
        <w:t>просмотр расписания</w:t>
      </w:r>
      <w:r>
        <w:rPr>
          <w:lang w:val="en-US"/>
        </w:rPr>
        <w:t>;</w:t>
      </w:r>
    </w:p>
    <w:p w14:paraId="7907E6FA" w14:textId="77777777" w:rsidR="00A11DF9" w:rsidRPr="00525A1A" w:rsidRDefault="00A11DF9" w:rsidP="00A11DF9">
      <w:pPr>
        <w:pStyle w:val="20"/>
      </w:pPr>
      <w:r w:rsidRPr="00525A1A">
        <w:t>просмотр новостей факультета</w:t>
      </w:r>
      <w:r w:rsidRPr="00525A1A">
        <w:rPr>
          <w:lang w:val="en-US"/>
        </w:rPr>
        <w:t>;</w:t>
      </w:r>
    </w:p>
    <w:p w14:paraId="3F34EED8" w14:textId="77777777" w:rsidR="00A11DF9" w:rsidRPr="0060310A" w:rsidRDefault="00A11DF9" w:rsidP="00A11DF9">
      <w:pPr>
        <w:pStyle w:val="a4"/>
      </w:pPr>
      <w:r w:rsidRPr="00B307B8">
        <w:t>неавторизованны</w:t>
      </w:r>
      <w:r>
        <w:t>е</w:t>
      </w:r>
      <w:r w:rsidRPr="00B307B8">
        <w:t xml:space="preserve"> пользовател</w:t>
      </w:r>
      <w:r>
        <w:t>и имеют</w:t>
      </w:r>
      <w:r w:rsidRPr="00B307B8">
        <w:t xml:space="preserve"> </w:t>
      </w:r>
      <w:r w:rsidRPr="002C4BFD">
        <w:t>следующие возможности:</w:t>
      </w:r>
    </w:p>
    <w:p w14:paraId="6CBBAF34" w14:textId="77777777" w:rsidR="00A11DF9" w:rsidRPr="00525A1A" w:rsidRDefault="00A11DF9" w:rsidP="00A11DF9">
      <w:pPr>
        <w:pStyle w:val="20"/>
      </w:pPr>
      <w:r w:rsidRPr="00525A1A">
        <w:t>авторизации на ресурсе, путём указания логина и пароля</w:t>
      </w:r>
      <w:r w:rsidRPr="002C4BFD">
        <w:t>;</w:t>
      </w:r>
    </w:p>
    <w:p w14:paraId="773D5CD1" w14:textId="77777777" w:rsidR="00A11DF9" w:rsidRPr="0060310A" w:rsidRDefault="00A11DF9" w:rsidP="00A11DF9">
      <w:pPr>
        <w:pStyle w:val="a4"/>
      </w:pPr>
      <w:r w:rsidRPr="00B307B8">
        <w:t>авторизованны</w:t>
      </w:r>
      <w:r>
        <w:t>е</w:t>
      </w:r>
      <w:r w:rsidRPr="00B307B8">
        <w:t xml:space="preserve"> пользовател</w:t>
      </w:r>
      <w:r>
        <w:t>и имеют</w:t>
      </w:r>
      <w:r w:rsidRPr="00B307B8">
        <w:t xml:space="preserve"> </w:t>
      </w:r>
      <w:r w:rsidRPr="002C4BFD">
        <w:t>следующие возможности:</w:t>
      </w:r>
    </w:p>
    <w:p w14:paraId="081EB2BE" w14:textId="77777777" w:rsidR="00A11DF9" w:rsidRPr="00525A1A" w:rsidRDefault="00A11DF9" w:rsidP="00A11DF9">
      <w:pPr>
        <w:pStyle w:val="20"/>
        <w:rPr>
          <w:lang w:val="x-none"/>
        </w:rPr>
      </w:pPr>
      <w:r w:rsidRPr="00525A1A">
        <w:t>обмен сообщениями с другими пользователями системы;</w:t>
      </w:r>
    </w:p>
    <w:p w14:paraId="1CBBDD65" w14:textId="77777777" w:rsidR="00A11DF9" w:rsidRPr="00525A1A" w:rsidRDefault="00A11DF9" w:rsidP="00A11DF9">
      <w:pPr>
        <w:pStyle w:val="20"/>
      </w:pPr>
      <w:r w:rsidRPr="00525A1A">
        <w:t>поиск других пользователей системы</w:t>
      </w:r>
      <w:r w:rsidRPr="00525A1A">
        <w:rPr>
          <w:lang w:val="en-US"/>
        </w:rPr>
        <w:t>;</w:t>
      </w:r>
    </w:p>
    <w:p w14:paraId="6E293245" w14:textId="77777777" w:rsidR="00A11DF9" w:rsidRPr="00525A1A" w:rsidRDefault="00A11DF9" w:rsidP="00A11DF9">
      <w:pPr>
        <w:pStyle w:val="20"/>
      </w:pPr>
      <w:r w:rsidRPr="00525A1A">
        <w:t>просмотр своего профиля</w:t>
      </w:r>
      <w:r w:rsidRPr="00525A1A">
        <w:rPr>
          <w:lang w:val="en-US"/>
        </w:rPr>
        <w:t>;</w:t>
      </w:r>
    </w:p>
    <w:p w14:paraId="3D7A8551" w14:textId="77777777" w:rsidR="00A11DF9" w:rsidRPr="00525A1A" w:rsidRDefault="00A11DF9" w:rsidP="00A11DF9">
      <w:pPr>
        <w:pStyle w:val="20"/>
      </w:pPr>
      <w:r w:rsidRPr="00525A1A">
        <w:t xml:space="preserve">просмотр профилей преподавателей и их </w:t>
      </w:r>
      <w:r>
        <w:t>занятий</w:t>
      </w:r>
      <w:r w:rsidRPr="002C4BFD">
        <w:t>;</w:t>
      </w:r>
    </w:p>
    <w:p w14:paraId="20593ED5" w14:textId="77777777" w:rsidR="00A11DF9" w:rsidRPr="0060310A" w:rsidRDefault="00A11DF9" w:rsidP="00A11DF9">
      <w:pPr>
        <w:pStyle w:val="a4"/>
      </w:pPr>
      <w:r w:rsidRPr="002C4BFD">
        <w:rPr>
          <w:rStyle w:val="afff0"/>
          <w:rFonts w:eastAsia="Times New Roman"/>
          <w:color w:val="auto"/>
        </w:rPr>
        <w:lastRenderedPageBreak/>
        <w:t>пользовател</w:t>
      </w:r>
      <w:r>
        <w:rPr>
          <w:rStyle w:val="afff0"/>
          <w:color w:val="auto"/>
        </w:rPr>
        <w:t>и</w:t>
      </w:r>
      <w:r w:rsidRPr="002C4BFD">
        <w:rPr>
          <w:rStyle w:val="afff0"/>
          <w:rFonts w:eastAsia="Times New Roman"/>
          <w:color w:val="auto"/>
        </w:rPr>
        <w:t xml:space="preserve"> с правами «преподаватель»</w:t>
      </w:r>
      <w:r>
        <w:rPr>
          <w:rStyle w:val="afff0"/>
          <w:color w:val="auto"/>
        </w:rPr>
        <w:t xml:space="preserve"> имеют</w:t>
      </w:r>
      <w:r w:rsidRPr="002C4BFD">
        <w:rPr>
          <w:rStyle w:val="afff0"/>
          <w:rFonts w:eastAsia="Times New Roman"/>
          <w:color w:val="auto"/>
        </w:rPr>
        <w:t xml:space="preserve"> следующие</w:t>
      </w:r>
      <w:r w:rsidRPr="00777467">
        <w:t xml:space="preserve"> возможности:</w:t>
      </w:r>
    </w:p>
    <w:p w14:paraId="1ACC3305" w14:textId="77777777" w:rsidR="00A11DF9" w:rsidRPr="00525A1A" w:rsidRDefault="00A11DF9" w:rsidP="00A11DF9">
      <w:pPr>
        <w:pStyle w:val="20"/>
      </w:pPr>
      <w:r w:rsidRPr="00525A1A">
        <w:t>просмотр учебных журналов</w:t>
      </w:r>
      <w:r w:rsidRPr="00525A1A">
        <w:rPr>
          <w:lang w:val="en-US"/>
        </w:rPr>
        <w:t>;</w:t>
      </w:r>
    </w:p>
    <w:p w14:paraId="26CDFECA" w14:textId="77777777" w:rsidR="00A11DF9" w:rsidRPr="00525A1A" w:rsidRDefault="00A11DF9" w:rsidP="00A11DF9">
      <w:pPr>
        <w:pStyle w:val="20"/>
      </w:pPr>
      <w:r>
        <w:rPr>
          <w:rStyle w:val="26"/>
          <w:color w:val="auto"/>
        </w:rPr>
        <w:t>проведение занятий</w:t>
      </w:r>
      <w:r w:rsidRPr="002C4BFD">
        <w:rPr>
          <w:rStyle w:val="26"/>
          <w:color w:val="auto"/>
        </w:rPr>
        <w:t>. При выставлении</w:t>
      </w:r>
      <w:r w:rsidRPr="00525A1A">
        <w:t xml:space="preserve"> отметок студентам можно указывать:</w:t>
      </w:r>
    </w:p>
    <w:p w14:paraId="47B45929" w14:textId="77777777" w:rsidR="00A11DF9" w:rsidRPr="00525A1A" w:rsidRDefault="00A11DF9" w:rsidP="00A11DF9">
      <w:pPr>
        <w:pStyle w:val="a4"/>
        <w:numPr>
          <w:ilvl w:val="1"/>
          <w:numId w:val="52"/>
        </w:numPr>
      </w:pPr>
      <w:r w:rsidRPr="00525A1A">
        <w:t>оценку</w:t>
      </w:r>
      <w:r w:rsidRPr="00525A1A">
        <w:rPr>
          <w:lang w:val="en-US"/>
        </w:rPr>
        <w:t>;</w:t>
      </w:r>
    </w:p>
    <w:p w14:paraId="6CCD4233" w14:textId="77777777" w:rsidR="00A11DF9" w:rsidRPr="00525A1A" w:rsidRDefault="00A11DF9" w:rsidP="00A11DF9">
      <w:pPr>
        <w:pStyle w:val="a4"/>
        <w:numPr>
          <w:ilvl w:val="1"/>
          <w:numId w:val="52"/>
        </w:numPr>
      </w:pPr>
      <w:r w:rsidRPr="00525A1A">
        <w:t>важность оценки</w:t>
      </w:r>
      <w:r w:rsidRPr="00525A1A">
        <w:rPr>
          <w:lang w:val="en-US"/>
        </w:rPr>
        <w:t>;</w:t>
      </w:r>
    </w:p>
    <w:p w14:paraId="1971833C" w14:textId="77777777" w:rsidR="00A11DF9" w:rsidRPr="00525A1A" w:rsidRDefault="00A11DF9" w:rsidP="00A11DF9">
      <w:pPr>
        <w:pStyle w:val="a4"/>
        <w:numPr>
          <w:ilvl w:val="1"/>
          <w:numId w:val="52"/>
        </w:numPr>
      </w:pPr>
      <w:r w:rsidRPr="00525A1A">
        <w:t>присутствие</w:t>
      </w:r>
      <w:r w:rsidRPr="00525A1A">
        <w:rPr>
          <w:lang w:val="en-US"/>
        </w:rPr>
        <w:t>;</w:t>
      </w:r>
    </w:p>
    <w:p w14:paraId="32C44D12" w14:textId="77777777" w:rsidR="00A11DF9" w:rsidRPr="00525A1A" w:rsidRDefault="00A11DF9" w:rsidP="00A11DF9">
      <w:pPr>
        <w:pStyle w:val="a4"/>
        <w:numPr>
          <w:ilvl w:val="1"/>
          <w:numId w:val="52"/>
        </w:numPr>
      </w:pPr>
      <w:r w:rsidRPr="00525A1A">
        <w:t>важность присутствия</w:t>
      </w:r>
      <w:r w:rsidRPr="00525A1A">
        <w:rPr>
          <w:lang w:val="en-US"/>
        </w:rPr>
        <w:t>;</w:t>
      </w:r>
    </w:p>
    <w:p w14:paraId="2FCD6ED3" w14:textId="77777777" w:rsidR="00A11DF9" w:rsidRPr="00525A1A" w:rsidRDefault="00A11DF9" w:rsidP="00A11DF9">
      <w:pPr>
        <w:pStyle w:val="a4"/>
        <w:numPr>
          <w:ilvl w:val="1"/>
          <w:numId w:val="52"/>
        </w:numPr>
      </w:pPr>
      <w:r w:rsidRPr="00525A1A">
        <w:t>отметка высокой/низкой активности</w:t>
      </w:r>
      <w:r w:rsidRPr="00525A1A">
        <w:rPr>
          <w:lang w:val="en-US"/>
        </w:rPr>
        <w:t>;</w:t>
      </w:r>
    </w:p>
    <w:p w14:paraId="772172D6" w14:textId="77777777" w:rsidR="00A11DF9" w:rsidRPr="00525A1A" w:rsidRDefault="00A11DF9" w:rsidP="00A11DF9">
      <w:pPr>
        <w:pStyle w:val="a4"/>
        <w:numPr>
          <w:ilvl w:val="1"/>
          <w:numId w:val="52"/>
        </w:numPr>
      </w:pPr>
      <w:r w:rsidRPr="00525A1A">
        <w:t>отметка о раннем уходе</w:t>
      </w:r>
      <w:r w:rsidRPr="00525A1A">
        <w:rPr>
          <w:lang w:val="en-US"/>
        </w:rPr>
        <w:t>;</w:t>
      </w:r>
    </w:p>
    <w:p w14:paraId="593F61F1" w14:textId="77777777" w:rsidR="00A11DF9" w:rsidRPr="00525A1A" w:rsidRDefault="00A11DF9" w:rsidP="00A11DF9">
      <w:pPr>
        <w:pStyle w:val="a4"/>
        <w:numPr>
          <w:ilvl w:val="1"/>
          <w:numId w:val="52"/>
        </w:numPr>
      </w:pPr>
      <w:r w:rsidRPr="00525A1A">
        <w:t>отметка об опоздании</w:t>
      </w:r>
      <w:r>
        <w:rPr>
          <w:lang w:val="en-US"/>
        </w:rPr>
        <w:t>;</w:t>
      </w:r>
    </w:p>
    <w:p w14:paraId="6F9D5176" w14:textId="77777777" w:rsidR="00A11DF9" w:rsidRPr="00525A1A" w:rsidRDefault="00A11DF9" w:rsidP="00A11DF9">
      <w:pPr>
        <w:pStyle w:val="20"/>
      </w:pPr>
      <w:r w:rsidRPr="002C4BFD">
        <w:rPr>
          <w:rStyle w:val="26"/>
          <w:color w:val="auto"/>
        </w:rPr>
        <w:t>просмотр профилей студентов и родителей. Под этим подразумевается</w:t>
      </w:r>
      <w:r w:rsidRPr="00525A1A">
        <w:t xml:space="preserve"> просмотр контактов, общих данных, в случае со студентом – просмотр успеваемости, посещаемости и итоговых оценок</w:t>
      </w:r>
      <w:r w:rsidRPr="002C4BFD">
        <w:t>;</w:t>
      </w:r>
    </w:p>
    <w:p w14:paraId="014AFFD3" w14:textId="77777777" w:rsidR="00A11DF9" w:rsidRPr="0060310A" w:rsidRDefault="00A11DF9" w:rsidP="00A11DF9">
      <w:pPr>
        <w:pStyle w:val="a4"/>
      </w:pPr>
      <w:r w:rsidRPr="00B307B8">
        <w:t>пользовател</w:t>
      </w:r>
      <w:r>
        <w:t>и</w:t>
      </w:r>
      <w:r w:rsidRPr="00B307B8">
        <w:t xml:space="preserve"> с правами «студент»</w:t>
      </w:r>
      <w:r>
        <w:t xml:space="preserve"> имеют</w:t>
      </w:r>
      <w:r w:rsidRPr="002C4BFD">
        <w:t xml:space="preserve"> следующие возможности:</w:t>
      </w:r>
    </w:p>
    <w:p w14:paraId="3545011E" w14:textId="77777777" w:rsidR="00A11DF9" w:rsidRPr="00525A1A" w:rsidRDefault="00A11DF9" w:rsidP="00A11DF9">
      <w:pPr>
        <w:pStyle w:val="20"/>
      </w:pPr>
      <w:r w:rsidRPr="00525A1A">
        <w:t>просмотр своей успеваемости</w:t>
      </w:r>
      <w:r w:rsidRPr="00525A1A">
        <w:rPr>
          <w:lang w:val="en-US"/>
        </w:rPr>
        <w:t>;</w:t>
      </w:r>
    </w:p>
    <w:p w14:paraId="3348AFF8" w14:textId="77777777" w:rsidR="00A11DF9" w:rsidRPr="00525A1A" w:rsidRDefault="00A11DF9" w:rsidP="00A11DF9">
      <w:pPr>
        <w:pStyle w:val="20"/>
      </w:pPr>
      <w:r w:rsidRPr="00525A1A">
        <w:t>просмотр своей посещаемости</w:t>
      </w:r>
      <w:r w:rsidRPr="00525A1A">
        <w:rPr>
          <w:lang w:val="en-US"/>
        </w:rPr>
        <w:t>;</w:t>
      </w:r>
    </w:p>
    <w:p w14:paraId="06939ACC" w14:textId="77777777" w:rsidR="00A11DF9" w:rsidRPr="00525A1A" w:rsidRDefault="00A11DF9" w:rsidP="00A11DF9">
      <w:pPr>
        <w:pStyle w:val="20"/>
      </w:pPr>
      <w:r w:rsidRPr="00525A1A">
        <w:t>просмотр своих итоговых оценок</w:t>
      </w:r>
      <w:r>
        <w:rPr>
          <w:lang w:val="en-US"/>
        </w:rPr>
        <w:t>;</w:t>
      </w:r>
    </w:p>
    <w:p w14:paraId="67A629D5" w14:textId="77777777" w:rsidR="00A11DF9" w:rsidRPr="0060310A" w:rsidRDefault="00A11DF9" w:rsidP="00A11DF9">
      <w:pPr>
        <w:pStyle w:val="a4"/>
      </w:pPr>
      <w:r w:rsidRPr="00B307B8">
        <w:t>пользовател</w:t>
      </w:r>
      <w:r>
        <w:t>и</w:t>
      </w:r>
      <w:r w:rsidRPr="00B307B8">
        <w:t xml:space="preserve"> с правами «родитель»</w:t>
      </w:r>
      <w:r>
        <w:t xml:space="preserve"> имеют</w:t>
      </w:r>
      <w:r w:rsidRPr="002C4BFD">
        <w:t xml:space="preserve"> следующие возможности:</w:t>
      </w:r>
    </w:p>
    <w:p w14:paraId="6C9FCEE5" w14:textId="77777777" w:rsidR="00A11DF9" w:rsidRPr="00525A1A" w:rsidRDefault="00A11DF9" w:rsidP="00A11DF9">
      <w:pPr>
        <w:pStyle w:val="20"/>
      </w:pPr>
      <w:r w:rsidRPr="00525A1A">
        <w:t xml:space="preserve">просмотр профилей </w:t>
      </w:r>
      <w:r>
        <w:rPr>
          <w:color w:val="auto"/>
        </w:rPr>
        <w:t>студентов, к котором у данного пользователя есть доступ</w:t>
      </w:r>
      <w:r w:rsidRPr="0004019B">
        <w:rPr>
          <w:color w:val="auto"/>
        </w:rPr>
        <w:t>.</w:t>
      </w:r>
    </w:p>
    <w:p w14:paraId="49D108BF" w14:textId="77777777" w:rsidR="00A11DF9" w:rsidRDefault="00A11DF9" w:rsidP="00B05EDA">
      <w:pPr>
        <w:pStyle w:val="a8"/>
      </w:pPr>
      <w:bookmarkStart w:id="876" w:name="_Toc453253115"/>
      <w:bookmarkStart w:id="877" w:name="_Toc453254145"/>
      <w:bookmarkStart w:id="878" w:name="_Toc453256174"/>
      <w:r w:rsidRPr="00E36D6B">
        <w:t>Описание основных характеристик особенностей программы</w:t>
      </w:r>
      <w:bookmarkEnd w:id="876"/>
      <w:bookmarkEnd w:id="877"/>
      <w:bookmarkEnd w:id="878"/>
    </w:p>
    <w:p w14:paraId="73497468" w14:textId="77777777" w:rsidR="00A11DF9" w:rsidRPr="00D3759F" w:rsidRDefault="00A11DF9" w:rsidP="00A11DF9">
      <w:pPr>
        <w:pStyle w:val="afff3"/>
      </w:pPr>
      <w:r w:rsidRPr="00D3759F">
        <w:t xml:space="preserve">Основными характеристиками сервиса являются требования к программным средствам, обеспечивающим выполнение программы. </w:t>
      </w:r>
    </w:p>
    <w:p w14:paraId="64039EA2" w14:textId="77777777" w:rsidR="00A11DF9" w:rsidRPr="00D3759F" w:rsidRDefault="00A11DF9" w:rsidP="00A11DF9">
      <w:pPr>
        <w:pStyle w:val="afff3"/>
      </w:pPr>
      <w:r w:rsidRPr="00D3759F">
        <w:t xml:space="preserve">Для корректной работы </w:t>
      </w:r>
      <w:r>
        <w:t>приложения пользователь должен иметь</w:t>
      </w:r>
      <w:r w:rsidRPr="00D3759F">
        <w:t>:</w:t>
      </w:r>
    </w:p>
    <w:p w14:paraId="79E99992" w14:textId="77777777" w:rsidR="00A11DF9" w:rsidRPr="00B167AB" w:rsidRDefault="00A11DF9" w:rsidP="00A11DF9">
      <w:pPr>
        <w:pStyle w:val="a4"/>
      </w:pPr>
      <w:r w:rsidRPr="00B167AB">
        <w:lastRenderedPageBreak/>
        <w:t>смартфон или планшет на операционной системе Android 4.</w:t>
      </w:r>
      <w:r w:rsidRPr="00974CDA">
        <w:t>2</w:t>
      </w:r>
      <w:r w:rsidRPr="00B167AB">
        <w:t xml:space="preserve"> и выше;</w:t>
      </w:r>
    </w:p>
    <w:p w14:paraId="11B56563" w14:textId="77777777" w:rsidR="00A11DF9" w:rsidRPr="00B167AB" w:rsidRDefault="00A11DF9" w:rsidP="00A11DF9">
      <w:pPr>
        <w:pStyle w:val="a4"/>
      </w:pPr>
      <w:r w:rsidRPr="00B167AB">
        <w:t>наличие доступа к сети Интернет.</w:t>
      </w:r>
    </w:p>
    <w:p w14:paraId="76FF3771" w14:textId="77777777" w:rsidR="00A11DF9" w:rsidRPr="00AE4B44" w:rsidRDefault="00A11DF9" w:rsidP="00A11DF9">
      <w:pPr>
        <w:pStyle w:val="afffff4"/>
        <w:rPr>
          <w:lang w:val="en-US"/>
        </w:rPr>
      </w:pPr>
      <w:r>
        <w:br w:type="page"/>
      </w:r>
    </w:p>
    <w:p w14:paraId="37FED7E6" w14:textId="77777777" w:rsidR="00A11DF9" w:rsidRDefault="00A11DF9" w:rsidP="00B05EDA">
      <w:pPr>
        <w:pStyle w:val="a7"/>
      </w:pPr>
      <w:bookmarkStart w:id="879" w:name="_Toc453253116"/>
      <w:bookmarkStart w:id="880" w:name="_Toc453254146"/>
      <w:bookmarkStart w:id="881" w:name="_Toc453256175"/>
      <w:r w:rsidRPr="00301CF1">
        <w:lastRenderedPageBreak/>
        <w:t>Сведения о входных и выходных данных</w:t>
      </w:r>
      <w:bookmarkEnd w:id="879"/>
      <w:bookmarkEnd w:id="880"/>
      <w:bookmarkEnd w:id="881"/>
    </w:p>
    <w:p w14:paraId="46AD511F" w14:textId="77777777" w:rsidR="00A11DF9" w:rsidRPr="000B2965" w:rsidRDefault="00A11DF9" w:rsidP="00B05EDA">
      <w:pPr>
        <w:pStyle w:val="a8"/>
      </w:pPr>
      <w:bookmarkStart w:id="882" w:name="_Toc453253117"/>
      <w:bookmarkStart w:id="883" w:name="_Toc453254147"/>
      <w:bookmarkStart w:id="884" w:name="_Toc453256176"/>
      <w:r>
        <w:t>Структура входных данных</w:t>
      </w:r>
      <w:bookmarkEnd w:id="882"/>
      <w:bookmarkEnd w:id="883"/>
      <w:bookmarkEnd w:id="884"/>
    </w:p>
    <w:p w14:paraId="020DDF71" w14:textId="525C22B5" w:rsidR="00A11DF9" w:rsidRDefault="00A11DF9" w:rsidP="00A11DF9">
      <w:pPr>
        <w:pStyle w:val="afff3"/>
      </w:pPr>
      <w:r>
        <w:t xml:space="preserve">Основные </w:t>
      </w:r>
      <w:r w:rsidRPr="00DD0360">
        <w:t xml:space="preserve">входные и выходные данные для </w:t>
      </w:r>
      <w:r>
        <w:t xml:space="preserve">программы, представленные в таблице </w:t>
      </w:r>
      <w:r w:rsidR="00B05EDA">
        <w:t>П2.1</w:t>
      </w:r>
      <w:r w:rsidRPr="00DD0360">
        <w:t>.</w:t>
      </w:r>
    </w:p>
    <w:p w14:paraId="6941A8F9" w14:textId="00BF36AE" w:rsidR="00A11DF9" w:rsidRPr="00A07965" w:rsidRDefault="00A11DF9" w:rsidP="00A11DF9">
      <w:pPr>
        <w:pStyle w:val="afffff7"/>
      </w:pPr>
      <w:r w:rsidRPr="00A07965">
        <w:t xml:space="preserve">Таблица </w:t>
      </w:r>
      <w:r w:rsidR="00B05EDA">
        <w:t>П2.</w:t>
      </w:r>
      <w:r>
        <w:t>1</w:t>
      </w:r>
    </w:p>
    <w:p w14:paraId="16FC37C5" w14:textId="77777777" w:rsidR="00A11DF9" w:rsidRPr="00525A1A" w:rsidRDefault="00A11DF9" w:rsidP="00A11DF9">
      <w:pPr>
        <w:pStyle w:val="afffff9"/>
      </w:pPr>
      <w:r w:rsidRPr="00525A1A">
        <w:t>Входные и выходные данные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3254"/>
        <w:gridCol w:w="3171"/>
      </w:tblGrid>
      <w:tr w:rsidR="00A11DF9" w:rsidRPr="00525A1A" w14:paraId="44578AEE" w14:textId="77777777" w:rsidTr="00AE4B44">
        <w:trPr>
          <w:trHeight w:val="33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44CD7" w14:textId="77777777" w:rsidR="00A11DF9" w:rsidRPr="00525A1A" w:rsidRDefault="00A11DF9" w:rsidP="00A11DF9">
            <w:pPr>
              <w:pStyle w:val="affff8"/>
              <w:jc w:val="center"/>
            </w:pPr>
            <w:r w:rsidRPr="00525A1A">
              <w:t>Функция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4D0DD" w14:textId="77777777" w:rsidR="00A11DF9" w:rsidRPr="00525A1A" w:rsidRDefault="00A11DF9" w:rsidP="00A11DF9">
            <w:pPr>
              <w:pStyle w:val="affff8"/>
              <w:jc w:val="center"/>
            </w:pPr>
            <w:r w:rsidRPr="00525A1A">
              <w:t>Входные данные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D7253" w14:textId="77777777" w:rsidR="00A11DF9" w:rsidRPr="00525A1A" w:rsidRDefault="00A11DF9" w:rsidP="00A11DF9">
            <w:pPr>
              <w:pStyle w:val="affff8"/>
              <w:jc w:val="center"/>
            </w:pPr>
            <w:r w:rsidRPr="00525A1A">
              <w:t>Выходные данные</w:t>
            </w:r>
          </w:p>
        </w:tc>
      </w:tr>
      <w:tr w:rsidR="00A11DF9" w:rsidRPr="00525A1A" w14:paraId="53CF4CCD" w14:textId="77777777" w:rsidTr="00AE4B44">
        <w:trPr>
          <w:trHeight w:val="33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9AFD0" w14:textId="77777777" w:rsidR="00A11DF9" w:rsidRDefault="00A11DF9" w:rsidP="00A11DF9">
            <w:pPr>
              <w:pStyle w:val="affff8"/>
              <w:jc w:val="center"/>
            </w:pPr>
            <w:r>
              <w:t>1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AB938" w14:textId="77777777" w:rsidR="00A11DF9" w:rsidRPr="00525A1A" w:rsidRDefault="00A11DF9" w:rsidP="00A11DF9">
            <w:pPr>
              <w:pStyle w:val="affff8"/>
              <w:jc w:val="center"/>
            </w:pPr>
            <w:r>
              <w:t>2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08085" w14:textId="77777777" w:rsidR="00A11DF9" w:rsidRPr="00525A1A" w:rsidRDefault="00A11DF9" w:rsidP="00A11DF9">
            <w:pPr>
              <w:pStyle w:val="affff8"/>
              <w:jc w:val="center"/>
            </w:pPr>
            <w:r>
              <w:t>3</w:t>
            </w:r>
          </w:p>
        </w:tc>
      </w:tr>
      <w:tr w:rsidR="00A11DF9" w:rsidRPr="00525A1A" w14:paraId="668A7861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302F" w14:textId="77777777" w:rsidR="00A11DF9" w:rsidRPr="00525A1A" w:rsidRDefault="00A11DF9" w:rsidP="00A11DF9">
            <w:pPr>
              <w:pStyle w:val="affff8"/>
            </w:pPr>
            <w:r w:rsidRPr="00525A1A">
              <w:t>Авторизация на ресурсе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F617F" w14:textId="77777777" w:rsidR="00A11DF9" w:rsidRPr="00525A1A" w:rsidRDefault="00A11DF9" w:rsidP="00A11DF9">
            <w:pPr>
              <w:pStyle w:val="affff8"/>
            </w:pPr>
            <w:r>
              <w:t>Логин</w:t>
            </w:r>
            <w:r w:rsidRPr="00525A1A">
              <w:t>, пароль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C50F5" w14:textId="77777777" w:rsidR="00A11DF9" w:rsidRPr="00525A1A" w:rsidRDefault="00A11DF9" w:rsidP="00A11DF9">
            <w:pPr>
              <w:pStyle w:val="affff8"/>
            </w:pPr>
            <w:r>
              <w:t>Идентификатор пользователя</w:t>
            </w:r>
          </w:p>
        </w:tc>
      </w:tr>
      <w:tr w:rsidR="00A11DF9" w:rsidRPr="00525A1A" w14:paraId="69F23BC8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15F9" w14:textId="77777777" w:rsidR="00A11DF9" w:rsidRPr="00525A1A" w:rsidRDefault="00A11DF9" w:rsidP="00A11DF9">
            <w:pPr>
              <w:pStyle w:val="affff8"/>
            </w:pPr>
            <w:r w:rsidRPr="00525A1A">
              <w:t>Отображение профиля пользователя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CF182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пользователя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9F253" w14:textId="77777777" w:rsidR="00A11DF9" w:rsidRPr="00525A1A" w:rsidRDefault="00A11DF9" w:rsidP="00A11DF9">
            <w:pPr>
              <w:pStyle w:val="affff8"/>
            </w:pPr>
            <w:r>
              <w:t>Данные профиля пользователя</w:t>
            </w:r>
          </w:p>
        </w:tc>
      </w:tr>
      <w:tr w:rsidR="00A11DF9" w:rsidRPr="00525A1A" w14:paraId="12137172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C5B80" w14:textId="77777777" w:rsidR="00A11DF9" w:rsidRPr="00525A1A" w:rsidRDefault="00A11DF9" w:rsidP="00A11DF9">
            <w:pPr>
              <w:pStyle w:val="affff8"/>
            </w:pPr>
            <w:r w:rsidRPr="00525A1A">
              <w:t>Отображение посещаемости и успеваемости студента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E9EE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студента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144A6" w14:textId="77777777" w:rsidR="00A11DF9" w:rsidRPr="00525A1A" w:rsidRDefault="00A11DF9" w:rsidP="00A11DF9">
            <w:pPr>
              <w:pStyle w:val="affff8"/>
            </w:pPr>
            <w:r w:rsidRPr="00525A1A">
              <w:t>Список предметов и их посещаемость данным студентом</w:t>
            </w:r>
          </w:p>
        </w:tc>
      </w:tr>
      <w:tr w:rsidR="00A11DF9" w:rsidRPr="00525A1A" w14:paraId="26472224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CD6D" w14:textId="77777777" w:rsidR="00A11DF9" w:rsidRPr="00525A1A" w:rsidRDefault="00A11DF9" w:rsidP="00A11DF9">
            <w:pPr>
              <w:pStyle w:val="affff8"/>
            </w:pPr>
            <w:r w:rsidRPr="00525A1A">
              <w:t>Отображение общих данных о пользователе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C8C1D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пользователя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8133E" w14:textId="77777777" w:rsidR="00A11DF9" w:rsidRPr="00525A1A" w:rsidRDefault="00A11DF9" w:rsidP="00A11DF9">
            <w:pPr>
              <w:pStyle w:val="affff8"/>
            </w:pPr>
            <w:r w:rsidRPr="00525A1A">
              <w:t>Общие данные пользователя</w:t>
            </w:r>
          </w:p>
        </w:tc>
      </w:tr>
      <w:tr w:rsidR="00A11DF9" w:rsidRPr="00525A1A" w14:paraId="2A531101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59938" w14:textId="77777777" w:rsidR="00A11DF9" w:rsidRPr="00525A1A" w:rsidRDefault="00A11DF9" w:rsidP="00A11DF9">
            <w:pPr>
              <w:pStyle w:val="affff8"/>
            </w:pPr>
            <w:r w:rsidRPr="00525A1A">
              <w:t>Отображение занятий студента по дате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3C087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студента, дата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DC3F3" w14:textId="77777777" w:rsidR="00A11DF9" w:rsidRPr="00525A1A" w:rsidRDefault="00A11DF9" w:rsidP="00A11DF9">
            <w:pPr>
              <w:pStyle w:val="affff8"/>
            </w:pPr>
            <w:r w:rsidRPr="00525A1A">
              <w:t>Список занятий</w:t>
            </w:r>
          </w:p>
        </w:tc>
      </w:tr>
      <w:tr w:rsidR="00A11DF9" w:rsidRPr="00525A1A" w14:paraId="6204F160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01107" w14:textId="77777777" w:rsidR="00A11DF9" w:rsidRPr="00525A1A" w:rsidRDefault="00A11DF9" w:rsidP="00A11DF9">
            <w:pPr>
              <w:pStyle w:val="affff8"/>
            </w:pPr>
            <w:r w:rsidRPr="00525A1A">
              <w:t>Отображение истории занятий студента по предмету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A2631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студента, идентификатор предмета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7E7D1" w14:textId="77777777" w:rsidR="00A11DF9" w:rsidRPr="00525A1A" w:rsidRDefault="00A11DF9" w:rsidP="00A11DF9">
            <w:pPr>
              <w:pStyle w:val="affff8"/>
            </w:pPr>
            <w:r w:rsidRPr="00525A1A">
              <w:t>Список занятий</w:t>
            </w:r>
          </w:p>
        </w:tc>
      </w:tr>
      <w:tr w:rsidR="00A11DF9" w:rsidRPr="00525A1A" w14:paraId="61A6B353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CCF68" w14:textId="77777777" w:rsidR="00A11DF9" w:rsidRPr="00525A1A" w:rsidRDefault="00A11DF9" w:rsidP="00A11DF9">
            <w:pPr>
              <w:pStyle w:val="affff8"/>
            </w:pPr>
            <w:r w:rsidRPr="00525A1A">
              <w:t xml:space="preserve">Отображение истории </w:t>
            </w:r>
            <w:r>
              <w:t>занятий</w:t>
            </w:r>
            <w:r w:rsidRPr="00525A1A">
              <w:t xml:space="preserve"> преподавателей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DB952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преподавателя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B7866" w14:textId="77777777" w:rsidR="00A11DF9" w:rsidRPr="00525A1A" w:rsidRDefault="00A11DF9" w:rsidP="00A11DF9">
            <w:pPr>
              <w:pStyle w:val="affff8"/>
            </w:pPr>
            <w:r>
              <w:t>Список занятий</w:t>
            </w:r>
          </w:p>
        </w:tc>
      </w:tr>
      <w:tr w:rsidR="00A11DF9" w:rsidRPr="00525A1A" w14:paraId="18500E64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A61ED" w14:textId="77777777" w:rsidR="00A11DF9" w:rsidRPr="00525A1A" w:rsidRDefault="00A11DF9" w:rsidP="00A11DF9">
            <w:pPr>
              <w:pStyle w:val="affff8"/>
            </w:pPr>
            <w:r w:rsidRPr="00525A1A">
              <w:t>Отображение новостей факультета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B94B9" w14:textId="77777777" w:rsidR="00A11DF9" w:rsidRPr="00525A1A" w:rsidRDefault="00A11DF9" w:rsidP="00AE4B44">
            <w:pPr>
              <w:pStyle w:val="affff8"/>
              <w:jc w:val="center"/>
            </w:pPr>
            <w:r>
              <w:t>-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52597" w14:textId="77777777" w:rsidR="00A11DF9" w:rsidRPr="00525A1A" w:rsidRDefault="00A11DF9" w:rsidP="00A11DF9">
            <w:pPr>
              <w:pStyle w:val="affff8"/>
            </w:pPr>
            <w:r>
              <w:t>Список новостей</w:t>
            </w:r>
            <w:r w:rsidRPr="00525A1A">
              <w:t xml:space="preserve"> факультета</w:t>
            </w:r>
          </w:p>
        </w:tc>
      </w:tr>
      <w:tr w:rsidR="00A11DF9" w:rsidRPr="00525A1A" w14:paraId="155E5B51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D889" w14:textId="77777777" w:rsidR="00A11DF9" w:rsidRPr="00525A1A" w:rsidRDefault="00A11DF9" w:rsidP="00A11DF9">
            <w:pPr>
              <w:pStyle w:val="affff8"/>
            </w:pPr>
            <w:r w:rsidRPr="00525A1A">
              <w:t>Отображение списка преподавателей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3E12D" w14:textId="77777777" w:rsidR="00A11DF9" w:rsidRPr="00A150AF" w:rsidRDefault="00A11DF9" w:rsidP="00A11DF9">
            <w:pPr>
              <w:pStyle w:val="affff8"/>
              <w:rPr>
                <w:lang w:val="en-US"/>
              </w:rPr>
            </w:pPr>
            <w:r w:rsidRPr="00525A1A">
              <w:t>Идентификатор сессии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25A47" w14:textId="77777777" w:rsidR="00A11DF9" w:rsidRPr="00525A1A" w:rsidRDefault="00A11DF9" w:rsidP="00A11DF9">
            <w:pPr>
              <w:pStyle w:val="affff8"/>
            </w:pPr>
            <w:r w:rsidRPr="00525A1A">
              <w:t>Список преподавателей</w:t>
            </w:r>
          </w:p>
        </w:tc>
      </w:tr>
      <w:tr w:rsidR="00A11DF9" w:rsidRPr="00525A1A" w14:paraId="40CBF30C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0046" w14:textId="77777777" w:rsidR="00A11DF9" w:rsidRPr="00525A1A" w:rsidRDefault="00A11DF9" w:rsidP="00A11DF9">
            <w:pPr>
              <w:pStyle w:val="affff8"/>
            </w:pPr>
            <w:r w:rsidRPr="00525A1A">
              <w:t>Отображение списка студентов по группам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17310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группы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833C3" w14:textId="77777777" w:rsidR="00A11DF9" w:rsidRDefault="00A11DF9" w:rsidP="00A11DF9">
            <w:pPr>
              <w:pStyle w:val="affff8"/>
            </w:pPr>
            <w:r w:rsidRPr="00525A1A">
              <w:t>Список студентов в группе</w:t>
            </w:r>
          </w:p>
          <w:p w14:paraId="0B867890" w14:textId="77777777" w:rsidR="00A11DF9" w:rsidRPr="00525A1A" w:rsidRDefault="00A11DF9" w:rsidP="00A11DF9">
            <w:pPr>
              <w:pStyle w:val="affff8"/>
            </w:pPr>
          </w:p>
        </w:tc>
      </w:tr>
      <w:tr w:rsidR="00B05EDA" w:rsidRPr="00525A1A" w14:paraId="70F461BE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A7883" w14:textId="1D06D3EC" w:rsidR="00B05EDA" w:rsidRPr="00525A1A" w:rsidRDefault="00B05EDA" w:rsidP="00B05EDA">
            <w:pPr>
              <w:pStyle w:val="affff8"/>
            </w:pPr>
            <w:r w:rsidRPr="00525A1A">
              <w:t>Создание нового занятия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E2004" w14:textId="29FCB810" w:rsidR="00B05EDA" w:rsidRPr="00525A1A" w:rsidRDefault="00B05EDA" w:rsidP="00B05EDA">
            <w:pPr>
              <w:pStyle w:val="affff8"/>
            </w:pPr>
            <w:r w:rsidRPr="00525A1A">
              <w:t>Идентификатор сессии, тема занятия, тип занятия, идентификатор группы(</w:t>
            </w:r>
            <w:r>
              <w:t>потока</w:t>
            </w:r>
            <w:r w:rsidRPr="00525A1A">
              <w:t>)</w:t>
            </w:r>
            <w:r>
              <w:t>, аудитория, номер пары, комментарий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1EFC" w14:textId="5F2E018C" w:rsidR="00B05EDA" w:rsidRPr="00525A1A" w:rsidRDefault="00B05EDA" w:rsidP="00B05EDA">
            <w:pPr>
              <w:pStyle w:val="affff8"/>
            </w:pPr>
            <w:r w:rsidRPr="00525A1A">
              <w:t>Сообщение об успехе операции</w:t>
            </w:r>
          </w:p>
        </w:tc>
      </w:tr>
      <w:tr w:rsidR="00B05EDA" w:rsidRPr="00525A1A" w14:paraId="69F89109" w14:textId="77777777" w:rsidTr="00AE4B44">
        <w:trPr>
          <w:trHeight w:val="150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1B830" w14:textId="7FE1045F" w:rsidR="00B05EDA" w:rsidRPr="00525A1A" w:rsidRDefault="00B05EDA" w:rsidP="00B05EDA">
            <w:pPr>
              <w:pStyle w:val="affff8"/>
            </w:pPr>
            <w:r w:rsidRPr="00525A1A">
              <w:t xml:space="preserve">Редактирование </w:t>
            </w:r>
            <w:r>
              <w:t>посещения</w:t>
            </w:r>
            <w:r w:rsidRPr="00525A1A">
              <w:t>, выставление оценок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3DD81" w14:textId="7671A53F" w:rsidR="00B05EDA" w:rsidRPr="00525A1A" w:rsidRDefault="00B05EDA" w:rsidP="00B05EDA">
            <w:pPr>
              <w:pStyle w:val="affff8"/>
            </w:pPr>
            <w:r w:rsidRPr="00525A1A">
              <w:t xml:space="preserve">Идентификатор сессии, </w:t>
            </w:r>
            <w:r>
              <w:t>идентификатор посещения</w:t>
            </w:r>
            <w:r w:rsidRPr="00525A1A">
              <w:t>, обновленные данные о студенте на занятии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966D" w14:textId="00DD6218" w:rsidR="00B05EDA" w:rsidRPr="00525A1A" w:rsidRDefault="00B05EDA" w:rsidP="00B05EDA">
            <w:pPr>
              <w:pStyle w:val="affff8"/>
            </w:pPr>
            <w:r w:rsidRPr="00525A1A">
              <w:t>Сообщение об успехе операции</w:t>
            </w:r>
          </w:p>
        </w:tc>
      </w:tr>
    </w:tbl>
    <w:p w14:paraId="124DEB9B" w14:textId="77777777" w:rsidR="00B05EDA" w:rsidRDefault="00B05EDA" w:rsidP="00A11DF9">
      <w:pPr>
        <w:pStyle w:val="afffff7"/>
      </w:pPr>
    </w:p>
    <w:p w14:paraId="0A0C616D" w14:textId="77777777" w:rsidR="00B05EDA" w:rsidRDefault="00B05EDA">
      <w:pPr>
        <w:spacing w:line="240" w:lineRule="auto"/>
        <w:contextualSpacing w:val="0"/>
        <w:jc w:val="left"/>
        <w:rPr>
          <w:rFonts w:eastAsia="Times New Roman"/>
          <w:szCs w:val="24"/>
        </w:rPr>
      </w:pPr>
      <w:r>
        <w:br w:type="page"/>
      </w:r>
    </w:p>
    <w:p w14:paraId="6B37D8D1" w14:textId="0EED4D21" w:rsidR="00A11DF9" w:rsidRDefault="00A11DF9" w:rsidP="00A11DF9">
      <w:pPr>
        <w:pStyle w:val="afffff7"/>
      </w:pPr>
      <w:r w:rsidRPr="00525A1A">
        <w:lastRenderedPageBreak/>
        <w:t xml:space="preserve">Продолжение таблицы </w:t>
      </w:r>
      <w:r w:rsidR="00B05EDA">
        <w:t>П2.1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3254"/>
        <w:gridCol w:w="3171"/>
      </w:tblGrid>
      <w:tr w:rsidR="00A11DF9" w:rsidRPr="00525A1A" w14:paraId="02F479C1" w14:textId="77777777" w:rsidTr="00A11DF9">
        <w:trPr>
          <w:trHeight w:val="150"/>
          <w:jc w:val="center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5B260" w14:textId="2B878FDD" w:rsidR="00A11DF9" w:rsidRPr="00525A1A" w:rsidRDefault="00B05EDA" w:rsidP="00A11DF9">
            <w:pPr>
              <w:pStyle w:val="affff8"/>
              <w:jc w:val="center"/>
            </w:pPr>
            <w:r>
              <w:t>1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8EECF" w14:textId="070EB238" w:rsidR="00A11DF9" w:rsidRPr="00525A1A" w:rsidRDefault="00B05EDA" w:rsidP="00A11DF9">
            <w:pPr>
              <w:pStyle w:val="affff8"/>
              <w:jc w:val="center"/>
            </w:pPr>
            <w:r>
              <w:t>2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E3E30" w14:textId="1F665618" w:rsidR="00A11DF9" w:rsidRPr="00525A1A" w:rsidRDefault="00B05EDA" w:rsidP="00A11DF9">
            <w:pPr>
              <w:pStyle w:val="affff8"/>
              <w:jc w:val="center"/>
            </w:pPr>
            <w:r>
              <w:t>3</w:t>
            </w:r>
          </w:p>
        </w:tc>
      </w:tr>
      <w:tr w:rsidR="00A11DF9" w:rsidRPr="00525A1A" w14:paraId="0D87F094" w14:textId="77777777" w:rsidTr="00A11DF9">
        <w:trPr>
          <w:trHeight w:val="150"/>
          <w:jc w:val="center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20E7B" w14:textId="77777777" w:rsidR="00A11DF9" w:rsidRPr="00525A1A" w:rsidRDefault="00A11DF9" w:rsidP="00A11DF9">
            <w:pPr>
              <w:pStyle w:val="affff8"/>
            </w:pPr>
            <w:r w:rsidRPr="00525A1A">
              <w:t>Поиск пользователя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2796C" w14:textId="77777777" w:rsidR="00A11DF9" w:rsidRPr="00525A1A" w:rsidRDefault="00A11DF9" w:rsidP="00A11DF9">
            <w:pPr>
              <w:pStyle w:val="affff8"/>
            </w:pPr>
            <w:r w:rsidRPr="00525A1A">
              <w:t xml:space="preserve">Идентификатор сессии, </w:t>
            </w:r>
            <w:r>
              <w:t>строка запроса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FE12" w14:textId="77777777" w:rsidR="00A11DF9" w:rsidRPr="00525A1A" w:rsidRDefault="00A11DF9" w:rsidP="00A11DF9">
            <w:pPr>
              <w:pStyle w:val="affff8"/>
            </w:pPr>
            <w:r>
              <w:t>Идентификатор пользователя</w:t>
            </w:r>
          </w:p>
        </w:tc>
      </w:tr>
      <w:tr w:rsidR="00A11DF9" w:rsidRPr="00525A1A" w14:paraId="55AF2098" w14:textId="77777777" w:rsidTr="00A11DF9">
        <w:trPr>
          <w:trHeight w:val="150"/>
          <w:jc w:val="center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510CB" w14:textId="77777777" w:rsidR="00A11DF9" w:rsidRPr="00525A1A" w:rsidRDefault="00A11DF9" w:rsidP="00A11DF9">
            <w:pPr>
              <w:pStyle w:val="affff8"/>
            </w:pPr>
            <w:r w:rsidRPr="00525A1A">
              <w:t>Отправление сообщений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09F9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пользователя, сообщение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56135" w14:textId="77777777" w:rsidR="00A11DF9" w:rsidRPr="00525A1A" w:rsidRDefault="00A11DF9" w:rsidP="00A11DF9">
            <w:pPr>
              <w:pStyle w:val="affff8"/>
            </w:pPr>
            <w:r w:rsidRPr="00525A1A">
              <w:t>Сообщение об успехе операции</w:t>
            </w:r>
          </w:p>
        </w:tc>
      </w:tr>
      <w:tr w:rsidR="00A11DF9" w:rsidRPr="00525A1A" w14:paraId="46EEABF4" w14:textId="77777777" w:rsidTr="00A11DF9">
        <w:trPr>
          <w:trHeight w:val="150"/>
          <w:jc w:val="center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2481A" w14:textId="77777777" w:rsidR="00A11DF9" w:rsidRPr="00525A1A" w:rsidRDefault="00A11DF9" w:rsidP="00A11DF9">
            <w:pPr>
              <w:pStyle w:val="affff8"/>
            </w:pPr>
            <w:r w:rsidRPr="00525A1A">
              <w:t>Получение сообщений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E1F7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пользователя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D9660" w14:textId="77777777" w:rsidR="00A11DF9" w:rsidRPr="00525A1A" w:rsidRDefault="00A11DF9" w:rsidP="00A11DF9">
            <w:pPr>
              <w:pStyle w:val="affff8"/>
            </w:pPr>
            <w:r w:rsidRPr="00525A1A">
              <w:t>Текст сообщения</w:t>
            </w:r>
          </w:p>
        </w:tc>
      </w:tr>
      <w:tr w:rsidR="00A11DF9" w:rsidRPr="00525A1A" w14:paraId="56F4A368" w14:textId="77777777" w:rsidTr="00AE4B44">
        <w:trPr>
          <w:trHeight w:val="150"/>
          <w:jc w:val="center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789A1" w14:textId="77777777" w:rsidR="00A11DF9" w:rsidRPr="00525A1A" w:rsidRDefault="00A11DF9" w:rsidP="00A11DF9">
            <w:pPr>
              <w:pStyle w:val="affff8"/>
            </w:pPr>
            <w:r w:rsidRPr="00525A1A">
              <w:t>Отображение списка групп/преподавателей для расписания занятий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7C519" w14:textId="02D3636F" w:rsidR="00A11DF9" w:rsidRPr="00525A1A" w:rsidRDefault="00A11DF9" w:rsidP="00AE4B44">
            <w:pPr>
              <w:pStyle w:val="affff8"/>
              <w:jc w:val="center"/>
            </w:pPr>
            <w:r w:rsidRPr="00525A1A">
              <w:t>-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1213B" w14:textId="77777777" w:rsidR="00A11DF9" w:rsidRPr="00525A1A" w:rsidRDefault="00A11DF9" w:rsidP="00A11DF9">
            <w:pPr>
              <w:pStyle w:val="affff8"/>
            </w:pPr>
            <w:r w:rsidRPr="00525A1A">
              <w:t>Список групп/преподавателей</w:t>
            </w:r>
            <w:r w:rsidRPr="00525A1A" w:rsidDel="00525A1A">
              <w:t xml:space="preserve"> </w:t>
            </w:r>
          </w:p>
        </w:tc>
      </w:tr>
      <w:tr w:rsidR="00A11DF9" w:rsidRPr="00525A1A" w14:paraId="4ADADA58" w14:textId="77777777" w:rsidTr="00A11DF9">
        <w:trPr>
          <w:trHeight w:val="150"/>
          <w:jc w:val="center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DB7DC" w14:textId="77777777" w:rsidR="00A11DF9" w:rsidRPr="00525A1A" w:rsidRDefault="00A11DF9" w:rsidP="00A11DF9">
            <w:pPr>
              <w:pStyle w:val="affff8"/>
            </w:pPr>
            <w:r w:rsidRPr="00525A1A">
              <w:t>Отображение расписания занятий группы/преподавателя</w:t>
            </w:r>
            <w:r w:rsidRPr="00525A1A" w:rsidDel="00525A1A">
              <w:t xml:space="preserve">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315B1" w14:textId="77777777" w:rsidR="00A11DF9" w:rsidRPr="00525A1A" w:rsidRDefault="00A11DF9" w:rsidP="00A11DF9">
            <w:pPr>
              <w:pStyle w:val="affff8"/>
            </w:pPr>
            <w:r w:rsidRPr="00525A1A">
              <w:t>Идентификатор группы/преподавателя, необходимая неделя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E592" w14:textId="77777777" w:rsidR="00A11DF9" w:rsidRPr="00525A1A" w:rsidRDefault="00A11DF9" w:rsidP="00A11DF9">
            <w:pPr>
              <w:pStyle w:val="affff8"/>
            </w:pPr>
            <w:r w:rsidRPr="00525A1A">
              <w:t>Расписание по дням недели</w:t>
            </w:r>
          </w:p>
        </w:tc>
      </w:tr>
      <w:tr w:rsidR="00A11DF9" w:rsidRPr="00525A1A" w14:paraId="47918C0B" w14:textId="77777777" w:rsidTr="00A11DF9">
        <w:trPr>
          <w:trHeight w:val="150"/>
          <w:jc w:val="center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746AC" w14:textId="77777777" w:rsidR="00A11DF9" w:rsidRPr="00525A1A" w:rsidRDefault="00A11DF9" w:rsidP="00A11DF9">
            <w:pPr>
              <w:pStyle w:val="affff8"/>
            </w:pPr>
            <w:r w:rsidRPr="00525A1A">
              <w:t>Отображение списка учебных журналов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F131E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</w:t>
            </w:r>
            <w:r>
              <w:t>, идентификатор группы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D4F8C" w14:textId="77777777" w:rsidR="00A11DF9" w:rsidRPr="00525A1A" w:rsidRDefault="00A11DF9" w:rsidP="00A11DF9">
            <w:pPr>
              <w:pStyle w:val="affff8"/>
            </w:pPr>
            <w:r w:rsidRPr="00525A1A">
              <w:t>Список дисциплин</w:t>
            </w:r>
            <w:r w:rsidRPr="00525A1A" w:rsidDel="00525A1A">
              <w:t xml:space="preserve"> </w:t>
            </w:r>
          </w:p>
        </w:tc>
      </w:tr>
      <w:tr w:rsidR="00A11DF9" w:rsidRPr="00525A1A" w14:paraId="340DE83D" w14:textId="77777777" w:rsidTr="00A11DF9">
        <w:trPr>
          <w:trHeight w:val="150"/>
          <w:jc w:val="center"/>
        </w:trPr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66833" w14:textId="77777777" w:rsidR="00A11DF9" w:rsidRPr="00525A1A" w:rsidRDefault="00A11DF9" w:rsidP="00A11DF9">
            <w:pPr>
              <w:pStyle w:val="affff8"/>
            </w:pPr>
            <w:r w:rsidRPr="00525A1A">
              <w:t>Отображение учебного журнала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83D14" w14:textId="77777777" w:rsidR="00A11DF9" w:rsidRPr="00525A1A" w:rsidRDefault="00A11DF9" w:rsidP="00A11DF9">
            <w:pPr>
              <w:pStyle w:val="affff8"/>
            </w:pPr>
            <w:r w:rsidRPr="00525A1A">
              <w:t>Идентификатор сессии, идентификатор дисциплины преподавателя + идентификатор группы / идентификатор занятия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BE5DB" w14:textId="77777777" w:rsidR="00A11DF9" w:rsidRPr="00525A1A" w:rsidRDefault="00A11DF9" w:rsidP="00A11DF9">
            <w:pPr>
              <w:pStyle w:val="affff8"/>
            </w:pPr>
            <w:r w:rsidRPr="00525A1A">
              <w:t>Список студентов группы, список занятий, список посещений занятий</w:t>
            </w:r>
          </w:p>
        </w:tc>
      </w:tr>
    </w:tbl>
    <w:p w14:paraId="1493324C" w14:textId="77777777" w:rsidR="00A11DF9" w:rsidRDefault="00A11DF9" w:rsidP="00A11DF9">
      <w:pPr>
        <w:pStyle w:val="affff3"/>
      </w:pPr>
      <w:r>
        <w:br w:type="page"/>
      </w:r>
    </w:p>
    <w:p w14:paraId="6DFD41AF" w14:textId="77777777" w:rsidR="00A11DF9" w:rsidRDefault="00A11DF9" w:rsidP="00B05EDA">
      <w:pPr>
        <w:pStyle w:val="a7"/>
      </w:pPr>
      <w:bookmarkStart w:id="885" w:name="_Toc453253118"/>
      <w:bookmarkStart w:id="886" w:name="_Toc453254148"/>
      <w:bookmarkStart w:id="887" w:name="_Toc453256177"/>
      <w:r w:rsidRPr="00301CF1">
        <w:lastRenderedPageBreak/>
        <w:t>Описание логической структуры</w:t>
      </w:r>
      <w:bookmarkEnd w:id="885"/>
      <w:bookmarkEnd w:id="886"/>
      <w:bookmarkEnd w:id="887"/>
    </w:p>
    <w:p w14:paraId="27CDB9A2" w14:textId="77777777" w:rsidR="00A11DF9" w:rsidRDefault="00A11DF9" w:rsidP="00B05EDA">
      <w:pPr>
        <w:pStyle w:val="a8"/>
      </w:pPr>
      <w:bookmarkStart w:id="888" w:name="_Toc453253119"/>
      <w:bookmarkStart w:id="889" w:name="_Toc453254149"/>
      <w:bookmarkStart w:id="890" w:name="_Toc453256178"/>
      <w:r>
        <w:t>Алгоритм программы</w:t>
      </w:r>
      <w:bookmarkEnd w:id="888"/>
      <w:bookmarkEnd w:id="889"/>
      <w:bookmarkEnd w:id="890"/>
    </w:p>
    <w:p w14:paraId="1A57346D" w14:textId="470CE6C1" w:rsidR="00A11DF9" w:rsidRDefault="00A11DF9" w:rsidP="00A11DF9">
      <w:pPr>
        <w:pStyle w:val="afff3"/>
      </w:pPr>
      <w:r w:rsidRPr="00F87668">
        <w:t>Общий алгоритм работы пр</w:t>
      </w:r>
      <w:r>
        <w:t xml:space="preserve">ограммы представлен на рисунках </w:t>
      </w:r>
      <w:r w:rsidR="00CC1902">
        <w:rPr>
          <w:lang w:val="ru-RU"/>
        </w:rPr>
        <w:t>П2.</w:t>
      </w:r>
      <w:r>
        <w:t xml:space="preserve">1 – </w:t>
      </w:r>
      <w:r w:rsidR="00CC1902">
        <w:rPr>
          <w:lang w:val="ru-RU"/>
        </w:rPr>
        <w:t>П2.</w:t>
      </w:r>
      <w:r>
        <w:rPr>
          <w:lang w:val="ru-RU"/>
        </w:rPr>
        <w:t>3</w:t>
      </w:r>
      <w:r w:rsidRPr="00F87668">
        <w:t>.</w:t>
      </w:r>
    </w:p>
    <w:p w14:paraId="1E82F265" w14:textId="26135B11" w:rsidR="00A11DF9" w:rsidRPr="00A146AB" w:rsidRDefault="00A11DF9" w:rsidP="00A11DF9">
      <w:pPr>
        <w:pStyle w:val="afffff4"/>
        <w:rPr>
          <w:rFonts w:eastAsia="MS Mincho"/>
          <w:noProof/>
        </w:rPr>
      </w:pPr>
      <w:r>
        <w:rPr>
          <w:noProof/>
        </w:rPr>
        <w:drawing>
          <wp:inline distT="0" distB="0" distL="0" distR="0" wp14:anchorId="20F9EA9E" wp14:editId="2EAA6307">
            <wp:extent cx="6320490" cy="4753155"/>
            <wp:effectExtent l="0" t="0" r="444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111" cy="47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6AB">
        <w:rPr>
          <w:rFonts w:eastAsia="MS Mincho"/>
          <w:noProof/>
          <w:lang w:val="x-none"/>
        </w:rPr>
        <w:t xml:space="preserve">Рисунок </w:t>
      </w:r>
      <w:r w:rsidR="00B05EDA">
        <w:rPr>
          <w:rFonts w:eastAsia="MS Mincho"/>
          <w:noProof/>
        </w:rPr>
        <w:t>П2.</w:t>
      </w:r>
      <w:r>
        <w:rPr>
          <w:rFonts w:eastAsia="MS Mincho"/>
          <w:noProof/>
        </w:rPr>
        <w:t>1</w:t>
      </w:r>
      <w:r w:rsidR="0086410D" w:rsidRPr="0086410D">
        <w:rPr>
          <w:rFonts w:eastAsia="MS Mincho"/>
          <w:noProof/>
        </w:rPr>
        <w:t xml:space="preserve"> </w:t>
      </w:r>
      <w:r>
        <w:rPr>
          <w:rFonts w:eastAsia="MS Mincho"/>
          <w:noProof/>
        </w:rPr>
        <w:t xml:space="preserve">Общий алгоритм отправления запроса к </w:t>
      </w:r>
      <w:r>
        <w:rPr>
          <w:rFonts w:eastAsia="MS Mincho"/>
          <w:noProof/>
          <w:lang w:val="en-US"/>
        </w:rPr>
        <w:t>API</w:t>
      </w:r>
      <w:r w:rsidRPr="00A146AB">
        <w:rPr>
          <w:rFonts w:eastAsia="MS Mincho"/>
          <w:noProof/>
        </w:rPr>
        <w:t xml:space="preserve"> </w:t>
      </w:r>
      <w:r>
        <w:rPr>
          <w:rFonts w:eastAsia="MS Mincho"/>
          <w:noProof/>
        </w:rPr>
        <w:t>ЭСУОП</w:t>
      </w:r>
    </w:p>
    <w:p w14:paraId="2099DA65" w14:textId="77777777" w:rsidR="00A11DF9" w:rsidRPr="00A146AB" w:rsidRDefault="00A11DF9" w:rsidP="00A11DF9">
      <w:pPr>
        <w:pStyle w:val="afffff4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9A5D3CA" wp14:editId="49BADAD4">
            <wp:extent cx="6120130" cy="3035935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1607" w14:textId="56A63986" w:rsidR="00A11DF9" w:rsidRPr="00A146AB" w:rsidRDefault="00A11DF9" w:rsidP="00A11DF9">
      <w:pPr>
        <w:pStyle w:val="afffff4"/>
        <w:rPr>
          <w:rFonts w:eastAsia="MS Mincho"/>
          <w:noProof/>
        </w:rPr>
      </w:pPr>
      <w:r w:rsidRPr="00A146AB">
        <w:rPr>
          <w:rFonts w:eastAsia="MS Mincho"/>
          <w:noProof/>
          <w:lang w:val="x-none"/>
        </w:rPr>
        <w:t xml:space="preserve">Рисунок </w:t>
      </w:r>
      <w:r w:rsidR="00B05EDA">
        <w:rPr>
          <w:rFonts w:eastAsia="MS Mincho"/>
          <w:noProof/>
        </w:rPr>
        <w:t>П2.</w:t>
      </w:r>
      <w:r>
        <w:rPr>
          <w:rFonts w:eastAsia="MS Mincho"/>
          <w:noProof/>
        </w:rPr>
        <w:t>2</w:t>
      </w:r>
      <w:r w:rsidR="0086410D" w:rsidRPr="0086410D">
        <w:rPr>
          <w:rFonts w:eastAsia="MS Mincho"/>
          <w:noProof/>
        </w:rPr>
        <w:t xml:space="preserve"> </w:t>
      </w:r>
      <w:r>
        <w:rPr>
          <w:rFonts w:eastAsia="MS Mincho"/>
          <w:noProof/>
        </w:rPr>
        <w:t>Алгоритм отображения журнала</w:t>
      </w:r>
    </w:p>
    <w:p w14:paraId="6CC5F35E" w14:textId="77777777" w:rsidR="00A11DF9" w:rsidRDefault="00A11DF9" w:rsidP="00A11DF9">
      <w:pPr>
        <w:pStyle w:val="afffff4"/>
        <w:rPr>
          <w:lang w:val="en-US"/>
        </w:rPr>
      </w:pPr>
      <w:r>
        <w:rPr>
          <w:noProof/>
        </w:rPr>
        <w:drawing>
          <wp:inline distT="0" distB="0" distL="0" distR="0" wp14:anchorId="2069C6D1" wp14:editId="14FD0490">
            <wp:extent cx="6120130" cy="258000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3B6A" w14:textId="3B3BEE54" w:rsidR="00A11DF9" w:rsidRPr="00A146AB" w:rsidRDefault="00A11DF9" w:rsidP="00A11DF9">
      <w:pPr>
        <w:pStyle w:val="afffff4"/>
        <w:rPr>
          <w:rFonts w:eastAsia="MS Mincho"/>
          <w:noProof/>
        </w:rPr>
      </w:pPr>
      <w:r w:rsidRPr="00A146AB">
        <w:rPr>
          <w:rFonts w:eastAsia="MS Mincho"/>
          <w:noProof/>
          <w:lang w:val="x-none"/>
        </w:rPr>
        <w:t xml:space="preserve">Рисунок </w:t>
      </w:r>
      <w:r w:rsidR="00B05EDA">
        <w:rPr>
          <w:rFonts w:eastAsia="MS Mincho"/>
          <w:noProof/>
        </w:rPr>
        <w:t>П2.</w:t>
      </w:r>
      <w:r>
        <w:rPr>
          <w:rFonts w:eastAsia="MS Mincho"/>
          <w:noProof/>
        </w:rPr>
        <w:t>3</w:t>
      </w:r>
      <w:r w:rsidR="0086410D" w:rsidRPr="0086410D">
        <w:rPr>
          <w:rFonts w:eastAsia="MS Mincho"/>
          <w:noProof/>
        </w:rPr>
        <w:t xml:space="preserve"> </w:t>
      </w:r>
      <w:r>
        <w:rPr>
          <w:rFonts w:eastAsia="MS Mincho"/>
          <w:noProof/>
        </w:rPr>
        <w:t xml:space="preserve">Алгоритм авторизации в ЭСУОП и </w:t>
      </w:r>
      <w:r>
        <w:rPr>
          <w:rFonts w:eastAsia="MS Mincho"/>
          <w:noProof/>
          <w:lang w:val="en-US"/>
        </w:rPr>
        <w:t>GCM</w:t>
      </w:r>
    </w:p>
    <w:p w14:paraId="4CF1F21A" w14:textId="77777777" w:rsidR="00A11DF9" w:rsidRPr="00A146AB" w:rsidRDefault="00A11DF9" w:rsidP="00A11DF9">
      <w:pPr>
        <w:pStyle w:val="afffff4"/>
      </w:pPr>
    </w:p>
    <w:p w14:paraId="78E1A9CF" w14:textId="77777777" w:rsidR="00A11DF9" w:rsidRPr="00B05CB5" w:rsidRDefault="00A11DF9" w:rsidP="00A11DF9">
      <w:pPr>
        <w:pStyle w:val="afffff4"/>
      </w:pPr>
    </w:p>
    <w:p w14:paraId="043C51C1" w14:textId="77777777" w:rsidR="00A11DF9" w:rsidRDefault="00A11DF9" w:rsidP="00A11DF9">
      <w:pPr>
        <w:pStyle w:val="afffff4"/>
        <w:sectPr w:rsidR="00A11DF9" w:rsidSect="00A11DF9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19190DCA" w14:textId="77777777" w:rsidR="00A11DF9" w:rsidRDefault="00A11DF9" w:rsidP="00B05EDA">
      <w:pPr>
        <w:pStyle w:val="a8"/>
      </w:pPr>
      <w:bookmarkStart w:id="891" w:name="_Toc453253120"/>
      <w:bookmarkStart w:id="892" w:name="_Toc453254150"/>
      <w:bookmarkStart w:id="893" w:name="_Toc453256179"/>
      <w:r>
        <w:lastRenderedPageBreak/>
        <w:t>Описание и методы решаемых задач</w:t>
      </w:r>
      <w:bookmarkEnd w:id="891"/>
      <w:bookmarkEnd w:id="892"/>
      <w:bookmarkEnd w:id="893"/>
    </w:p>
    <w:p w14:paraId="7132CC75" w14:textId="77777777" w:rsidR="00A11DF9" w:rsidRDefault="00A11DF9" w:rsidP="00A11DF9">
      <w:pPr>
        <w:pStyle w:val="afff3"/>
        <w:rPr>
          <w:lang w:val="ru-RU"/>
        </w:rPr>
      </w:pPr>
      <w:r>
        <w:t>В ход</w:t>
      </w:r>
      <w:r>
        <w:rPr>
          <w:lang w:val="ru-RU"/>
        </w:rPr>
        <w:t>е разработки приложения был решен ряд задач. Ниже представлены описания основных задач и методы их решения.</w:t>
      </w:r>
    </w:p>
    <w:p w14:paraId="44DA88AF" w14:textId="77777777" w:rsidR="00A11DF9" w:rsidRPr="00561657" w:rsidRDefault="00A11DF9" w:rsidP="00B05EDA">
      <w:pPr>
        <w:pStyle w:val="ab"/>
        <w:numPr>
          <w:ilvl w:val="0"/>
          <w:numId w:val="72"/>
        </w:numPr>
      </w:pPr>
      <w:r>
        <w:t xml:space="preserve">Первоначальное получение всех данных электронного журнала осуществляется путем отправки запросов к </w:t>
      </w:r>
      <w:r w:rsidRPr="00B05EDA">
        <w:rPr>
          <w:lang w:val="en-US"/>
        </w:rPr>
        <w:t>API</w:t>
      </w:r>
      <w:r w:rsidRPr="00561657">
        <w:t xml:space="preserve"> </w:t>
      </w:r>
      <w:r>
        <w:t>ЭСУОП. Для реализации этих запросов был использован механизм загрузчика</w:t>
      </w:r>
      <w:r w:rsidRPr="00561657">
        <w:t xml:space="preserve"> </w:t>
      </w:r>
      <w:r>
        <w:t>(</w:t>
      </w:r>
      <w:r w:rsidRPr="00B05EDA">
        <w:rPr>
          <w:lang w:val="en-US"/>
        </w:rPr>
        <w:t>Loader</w:t>
      </w:r>
      <w:r w:rsidRPr="00561657">
        <w:t>)</w:t>
      </w:r>
      <w:r>
        <w:t xml:space="preserve"> </w:t>
      </w:r>
      <w:r w:rsidRPr="00B05EDA">
        <w:rPr>
          <w:lang w:val="en-US"/>
        </w:rPr>
        <w:t>Android</w:t>
      </w:r>
      <w:r w:rsidRPr="00561657">
        <w:t xml:space="preserve">. </w:t>
      </w:r>
      <w:r>
        <w:t xml:space="preserve">Для каждого типа запроса к </w:t>
      </w:r>
      <w:r w:rsidRPr="00B05EDA">
        <w:rPr>
          <w:lang w:val="en-US"/>
        </w:rPr>
        <w:t>API</w:t>
      </w:r>
      <w:r>
        <w:t xml:space="preserve"> ЭСУОП</w:t>
      </w:r>
      <w:r w:rsidRPr="00561657">
        <w:t xml:space="preserve"> </w:t>
      </w:r>
      <w:r>
        <w:t xml:space="preserve">используется собственный класс загрузчика. Все загрузчики наследуются от базового класса </w:t>
      </w:r>
      <w:r w:rsidRPr="00B05EDA">
        <w:rPr>
          <w:lang w:val="en-US"/>
        </w:rPr>
        <w:t>BaseLoader</w:t>
      </w:r>
      <w:r>
        <w:t xml:space="preserve">, а тот, в свою очередь, унаследован от стандартного </w:t>
      </w:r>
      <w:r w:rsidRPr="00B05EDA">
        <w:rPr>
          <w:lang w:val="en-US"/>
        </w:rPr>
        <w:t>Android</w:t>
      </w:r>
      <w:r w:rsidRPr="00561657">
        <w:t xml:space="preserve"> </w:t>
      </w:r>
      <w:r>
        <w:t xml:space="preserve">загрузчика </w:t>
      </w:r>
      <w:r w:rsidRPr="00B05EDA">
        <w:rPr>
          <w:lang w:val="en-US"/>
        </w:rPr>
        <w:t>AsyncTaskLoader</w:t>
      </w:r>
      <w:r>
        <w:t>, позволяющий отправлять запросы вне главного потока приложения</w:t>
      </w:r>
      <w:r w:rsidRPr="00BB2DC8">
        <w:t>;</w:t>
      </w:r>
    </w:p>
    <w:p w14:paraId="0EBA75DF" w14:textId="77777777" w:rsidR="00A11DF9" w:rsidRDefault="00A11DF9" w:rsidP="00B05EDA">
      <w:pPr>
        <w:pStyle w:val="ab"/>
      </w:pPr>
      <w:r>
        <w:t xml:space="preserve">Приложение позволяет просматривать загруженные данные при отсутствии Интернет-соединения, если они уже были загружены ранее. Для реализации этого механизма используется база данных </w:t>
      </w:r>
      <w:r w:rsidRPr="00A146AB">
        <w:t>Realm</w:t>
      </w:r>
      <w:r>
        <w:t xml:space="preserve">, которая обновляет свои данные в реальном времени. При отображении данных приложение берет данные из базы, при этом, если во время запроса к </w:t>
      </w:r>
      <w:r w:rsidRPr="00A146AB">
        <w:t>API</w:t>
      </w:r>
      <w:r>
        <w:t xml:space="preserve"> ЭСУОП</w:t>
      </w:r>
      <w:r w:rsidRPr="001E69B1">
        <w:t xml:space="preserve"> </w:t>
      </w:r>
      <w:r>
        <w:t>произошел сбой, на экран выведется сообщение об этом, но сохраненные данные будут отображены</w:t>
      </w:r>
      <w:r w:rsidRPr="00BB2DC8">
        <w:t>;</w:t>
      </w:r>
    </w:p>
    <w:p w14:paraId="2248ACC0" w14:textId="77777777" w:rsidR="00A11DF9" w:rsidRDefault="00A11DF9" w:rsidP="00B05EDA">
      <w:pPr>
        <w:pStyle w:val="ab"/>
      </w:pPr>
      <w:r>
        <w:t xml:space="preserve">Получение </w:t>
      </w:r>
      <w:r w:rsidRPr="00A146AB">
        <w:t>push</w:t>
      </w:r>
      <w:r w:rsidRPr="001E69B1">
        <w:t>-</w:t>
      </w:r>
      <w:r>
        <w:t xml:space="preserve">уведомлений происходит с помощью сервиса </w:t>
      </w:r>
      <w:r w:rsidRPr="00A146AB">
        <w:t>GCM</w:t>
      </w:r>
      <w:r w:rsidRPr="009931C9">
        <w:t xml:space="preserve"> (</w:t>
      </w:r>
      <w:r w:rsidRPr="00A146AB">
        <w:t>Google</w:t>
      </w:r>
      <w:r w:rsidRPr="001E69B1">
        <w:t xml:space="preserve"> </w:t>
      </w:r>
      <w:r w:rsidRPr="00A146AB">
        <w:t>Cloud</w:t>
      </w:r>
      <w:r w:rsidRPr="001E69B1">
        <w:t xml:space="preserve"> </w:t>
      </w:r>
      <w:r w:rsidRPr="00A146AB">
        <w:t>Messaging</w:t>
      </w:r>
      <w:r w:rsidRPr="009931C9">
        <w:t>)</w:t>
      </w:r>
      <w:r w:rsidRPr="001E69B1">
        <w:t xml:space="preserve">. </w:t>
      </w:r>
      <w:r>
        <w:t xml:space="preserve">После авторизации пользователя, на сервер </w:t>
      </w:r>
      <w:r w:rsidRPr="00A146AB">
        <w:t>GCM</w:t>
      </w:r>
      <w:r w:rsidRPr="009931C9">
        <w:t xml:space="preserve"> </w:t>
      </w:r>
      <w:r>
        <w:t xml:space="preserve">отправляется запрос на получение </w:t>
      </w:r>
      <w:r w:rsidRPr="00A146AB">
        <w:t>GCM</w:t>
      </w:r>
      <w:r w:rsidRPr="009931C9">
        <w:t xml:space="preserve"> </w:t>
      </w:r>
      <w:r>
        <w:t xml:space="preserve">ключа, идентифицирующего устройство. После получения </w:t>
      </w:r>
      <w:r w:rsidRPr="00A146AB">
        <w:t>GCM</w:t>
      </w:r>
      <w:r w:rsidRPr="009931C9">
        <w:t xml:space="preserve"> </w:t>
      </w:r>
      <w:r>
        <w:t xml:space="preserve">ключа происходит связывание устройства и пользователя системы через </w:t>
      </w:r>
      <w:r w:rsidRPr="00A146AB">
        <w:t>API</w:t>
      </w:r>
      <w:r w:rsidRPr="009931C9">
        <w:t xml:space="preserve"> </w:t>
      </w:r>
      <w:r>
        <w:t>ЭСУОП.</w:t>
      </w:r>
    </w:p>
    <w:p w14:paraId="59181931" w14:textId="77777777" w:rsidR="00A11DF9" w:rsidRPr="00561657" w:rsidRDefault="00A11DF9" w:rsidP="00A11DF9">
      <w:pPr>
        <w:pStyle w:val="-"/>
        <w:rPr>
          <w:szCs w:val="28"/>
        </w:rPr>
      </w:pPr>
      <w:r>
        <w:br w:type="page"/>
      </w:r>
    </w:p>
    <w:p w14:paraId="0C8B45AB" w14:textId="77777777" w:rsidR="00A11DF9" w:rsidRDefault="00A11DF9" w:rsidP="00B05EDA">
      <w:pPr>
        <w:pStyle w:val="a8"/>
      </w:pPr>
      <w:bookmarkStart w:id="894" w:name="_Toc453253121"/>
      <w:bookmarkStart w:id="895" w:name="_Toc453254151"/>
      <w:bookmarkStart w:id="896" w:name="_Toc453256180"/>
      <w:r>
        <w:lastRenderedPageBreak/>
        <w:t>Структура программы. Сведения о составных частях программы. Сведения о связях между составными частями программы.</w:t>
      </w:r>
      <w:bookmarkEnd w:id="894"/>
      <w:bookmarkEnd w:id="895"/>
      <w:bookmarkEnd w:id="896"/>
    </w:p>
    <w:p w14:paraId="55FC74EE" w14:textId="77777777" w:rsidR="00A11DF9" w:rsidRPr="00697F46" w:rsidRDefault="00A11DF9" w:rsidP="00A11DF9">
      <w:pPr>
        <w:pStyle w:val="afff3"/>
        <w:rPr>
          <w:lang w:val="ru-RU"/>
        </w:rPr>
      </w:pPr>
      <w:r>
        <w:t xml:space="preserve">Структура приложения для операционной системы </w:t>
      </w:r>
      <w:r>
        <w:rPr>
          <w:lang w:val="en-US"/>
        </w:rPr>
        <w:t>Android</w:t>
      </w:r>
      <w:r w:rsidRPr="00EA5DD3">
        <w:rPr>
          <w:lang w:val="ru-RU"/>
        </w:rPr>
        <w:t xml:space="preserve"> </w:t>
      </w:r>
      <w:r>
        <w:rPr>
          <w:lang w:val="ru-RU"/>
        </w:rPr>
        <w:t xml:space="preserve">делится на две части: отдельно пишется логика для каждого экрана приложения и представление этого экрана в </w:t>
      </w:r>
      <w:r>
        <w:rPr>
          <w:lang w:val="en-US"/>
        </w:rPr>
        <w:t>XML</w:t>
      </w:r>
      <w:r w:rsidRPr="00EA5DD3">
        <w:rPr>
          <w:lang w:val="ru-RU"/>
        </w:rPr>
        <w:t>-</w:t>
      </w:r>
      <w:r>
        <w:rPr>
          <w:lang w:val="ru-RU"/>
        </w:rPr>
        <w:t>разметке. Классы с логикой приложения для экранов называются «</w:t>
      </w:r>
      <w:r>
        <w:rPr>
          <w:lang w:val="en-US"/>
        </w:rPr>
        <w:t>Activity</w:t>
      </w:r>
      <w:r>
        <w:rPr>
          <w:lang w:val="ru-RU"/>
        </w:rPr>
        <w:t>» или «Операциями». Помимо этих классов, в программном продукте используется «</w:t>
      </w:r>
      <w:r>
        <w:rPr>
          <w:lang w:val="en-US"/>
        </w:rPr>
        <w:t>ViewHolder</w:t>
      </w:r>
      <w:r>
        <w:rPr>
          <w:lang w:val="ru-RU"/>
        </w:rPr>
        <w:t xml:space="preserve">» паттерн для отображения списков элементов. Он подразумевает в себе хранение данных элемента списка в классе данных, а возможность привязки этих данных к представлению </w:t>
      </w:r>
      <w:r w:rsidRPr="00697F46">
        <w:rPr>
          <w:lang w:val="ru-RU"/>
        </w:rPr>
        <w:t>(</w:t>
      </w:r>
      <w:r>
        <w:rPr>
          <w:lang w:val="en-US"/>
        </w:rPr>
        <w:t>View</w:t>
      </w:r>
      <w:r w:rsidRPr="00697F46">
        <w:rPr>
          <w:lang w:val="ru-RU"/>
        </w:rPr>
        <w:t>)</w:t>
      </w:r>
      <w:r>
        <w:rPr>
          <w:lang w:val="ru-RU"/>
        </w:rPr>
        <w:t xml:space="preserve"> элемента в «</w:t>
      </w:r>
      <w:r>
        <w:rPr>
          <w:lang w:val="en-US"/>
        </w:rPr>
        <w:t>Holder</w:t>
      </w:r>
      <w:r>
        <w:rPr>
          <w:lang w:val="ru-RU"/>
        </w:rPr>
        <w:t>» классе. Этими двумя частями управляет класс «</w:t>
      </w:r>
      <w:r>
        <w:rPr>
          <w:lang w:val="en-US"/>
        </w:rPr>
        <w:t>Adapter</w:t>
      </w:r>
      <w:r>
        <w:rPr>
          <w:lang w:val="ru-RU"/>
        </w:rPr>
        <w:t xml:space="preserve">». Поскольку приложение сохраняет данные только для отображения их в отсутствии доступа к сети интернет, структура объектной базы данных обладает простыми связями, а классы с данными содержат в себе результат запросов к </w:t>
      </w:r>
      <w:r>
        <w:rPr>
          <w:lang w:val="en-US"/>
        </w:rPr>
        <w:t>API</w:t>
      </w:r>
      <w:r w:rsidRPr="00697F46">
        <w:rPr>
          <w:lang w:val="ru-RU"/>
        </w:rPr>
        <w:t xml:space="preserve"> </w:t>
      </w:r>
      <w:r>
        <w:rPr>
          <w:lang w:val="ru-RU"/>
        </w:rPr>
        <w:t>ЭСУОП. Разработка содержит в себе служебные классы для упрощения разработки, а также конфигурацию данных и статические данные.</w:t>
      </w:r>
    </w:p>
    <w:p w14:paraId="511EB70F" w14:textId="05CAD725" w:rsidR="00A11DF9" w:rsidRPr="00E63A66" w:rsidRDefault="00A11DF9" w:rsidP="00A11DF9">
      <w:pPr>
        <w:pStyle w:val="afff3"/>
      </w:pPr>
      <w:r>
        <w:t xml:space="preserve">В таблице </w:t>
      </w:r>
      <w:r w:rsidR="00B05EDA">
        <w:rPr>
          <w:lang w:val="ru-RU"/>
        </w:rPr>
        <w:t>П2.</w:t>
      </w:r>
      <w:r>
        <w:t>2</w:t>
      </w:r>
      <w:r w:rsidRPr="00032EA8">
        <w:t xml:space="preserve"> </w:t>
      </w:r>
      <w:r>
        <w:t>представлены классы «Операций», их методы, а также файлы разметки, связанны</w:t>
      </w:r>
      <w:r>
        <w:rPr>
          <w:lang w:val="ru-RU"/>
        </w:rPr>
        <w:t>е</w:t>
      </w:r>
      <w:r>
        <w:t xml:space="preserve"> с этими классами. Все классы в разработке имеют расширение </w:t>
      </w:r>
      <w:r w:rsidRPr="00E63A66">
        <w:t>.</w:t>
      </w:r>
      <w:r>
        <w:rPr>
          <w:lang w:val="en-US"/>
        </w:rPr>
        <w:t>java</w:t>
      </w:r>
      <w:r w:rsidRPr="00E63A66">
        <w:t>, а файлы разметки .</w:t>
      </w:r>
      <w:r>
        <w:rPr>
          <w:lang w:val="en-US"/>
        </w:rPr>
        <w:t>xml</w:t>
      </w:r>
      <w:r w:rsidRPr="00E63A66">
        <w:t xml:space="preserve">. </w:t>
      </w:r>
      <w:r>
        <w:t>В структуре приложения присутствуют базовые для всех остальных операций классы, определяющие настройки по умолчанию. В наследуемых классах переопределяется множество методов из базовых и для краткости будут опущены в перечислении методов.</w:t>
      </w:r>
    </w:p>
    <w:p w14:paraId="2261AA2B" w14:textId="77777777" w:rsidR="00A11DF9" w:rsidRDefault="00A11DF9" w:rsidP="00A11DF9">
      <w:pPr>
        <w:spacing w:line="240" w:lineRule="auto"/>
        <w:rPr>
          <w:rFonts w:eastAsia="Calibri"/>
          <w:szCs w:val="28"/>
          <w:lang w:val="x-none" w:eastAsia="en-US"/>
        </w:rPr>
      </w:pPr>
      <w:r>
        <w:br w:type="page"/>
      </w:r>
    </w:p>
    <w:p w14:paraId="17CA06CB" w14:textId="77777777" w:rsidR="00A11DF9" w:rsidRDefault="00A11DF9" w:rsidP="00A11DF9">
      <w:pPr>
        <w:pStyle w:val="afb"/>
        <w:ind w:firstLine="0"/>
        <w:jc w:val="center"/>
        <w:sectPr w:rsidR="00A11DF9" w:rsidSect="006D3BE9">
          <w:footerReference w:type="default" r:id="rId40"/>
          <w:footerReference w:type="first" r:id="rId4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C73650D" w14:textId="6AC6723E" w:rsidR="00A11DF9" w:rsidRDefault="00A11DF9" w:rsidP="00A11DF9">
      <w:pPr>
        <w:pStyle w:val="afffff7"/>
      </w:pPr>
      <w:r>
        <w:lastRenderedPageBreak/>
        <w:t xml:space="preserve">Таблица </w:t>
      </w:r>
      <w:r w:rsidR="00B05EDA">
        <w:t>П2.</w:t>
      </w:r>
      <w:r>
        <w:t>2</w:t>
      </w:r>
    </w:p>
    <w:p w14:paraId="31F86C41" w14:textId="77777777" w:rsidR="00A11DF9" w:rsidRPr="0045004D" w:rsidRDefault="00A11DF9" w:rsidP="00A11DF9">
      <w:pPr>
        <w:pStyle w:val="afb"/>
        <w:ind w:firstLine="0"/>
        <w:jc w:val="center"/>
        <w:rPr>
          <w:lang w:val="ru-RU"/>
        </w:rPr>
      </w:pPr>
      <w:r>
        <w:rPr>
          <w:lang w:val="ru-RU"/>
        </w:rPr>
        <w:t>Классы операций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612"/>
        <w:gridCol w:w="3393"/>
        <w:gridCol w:w="2840"/>
        <w:gridCol w:w="4707"/>
      </w:tblGrid>
      <w:tr w:rsidR="00A11DF9" w14:paraId="303793EE" w14:textId="77777777" w:rsidTr="000018E4">
        <w:trPr>
          <w:trHeight w:val="28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DCCDC" w14:textId="77777777" w:rsidR="00A11DF9" w:rsidRPr="00E63A66" w:rsidRDefault="00A11DF9" w:rsidP="00B05EDA">
            <w:pPr>
              <w:pStyle w:val="affff8"/>
              <w:jc w:val="center"/>
              <w:rPr>
                <w:rStyle w:val="afffb"/>
                <w:b/>
                <w:bCs/>
                <w:i w:val="0"/>
                <w:iCs w:val="0"/>
              </w:rPr>
            </w:pPr>
            <w:r w:rsidRPr="00E63A66">
              <w:rPr>
                <w:rStyle w:val="afffb"/>
                <w:i w:val="0"/>
              </w:rPr>
              <w:t>Операция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8E632" w14:textId="77777777" w:rsidR="00A11DF9" w:rsidRPr="00E63A66" w:rsidRDefault="00A11DF9" w:rsidP="00B05EDA">
            <w:pPr>
              <w:pStyle w:val="affff8"/>
              <w:jc w:val="center"/>
              <w:rPr>
                <w:rStyle w:val="afffb"/>
                <w:bCs/>
                <w:i w:val="0"/>
                <w:iCs w:val="0"/>
              </w:rPr>
            </w:pPr>
            <w:r w:rsidRPr="00E63A66">
              <w:rPr>
                <w:rStyle w:val="afffb"/>
                <w:bCs/>
                <w:i w:val="0"/>
                <w:iCs w:val="0"/>
              </w:rPr>
              <w:t>Назначение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D093" w14:textId="77777777" w:rsidR="00A11DF9" w:rsidRPr="00E63A66" w:rsidRDefault="00A11DF9" w:rsidP="00B05EDA">
            <w:pPr>
              <w:pStyle w:val="affff8"/>
              <w:jc w:val="center"/>
              <w:rPr>
                <w:rStyle w:val="afffb"/>
                <w:b/>
                <w:bCs/>
                <w:i w:val="0"/>
                <w:iCs w:val="0"/>
              </w:rPr>
            </w:pPr>
            <w:r w:rsidRPr="00E63A66">
              <w:rPr>
                <w:rStyle w:val="afffb"/>
                <w:i w:val="0"/>
              </w:rPr>
              <w:t>Файл разметки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56B05" w14:textId="77777777" w:rsidR="00A11DF9" w:rsidRPr="00E63A66" w:rsidRDefault="00A11DF9" w:rsidP="00B05EDA">
            <w:pPr>
              <w:pStyle w:val="affff8"/>
              <w:jc w:val="center"/>
              <w:rPr>
                <w:rStyle w:val="afffb"/>
                <w:i w:val="0"/>
              </w:rPr>
            </w:pPr>
            <w:r w:rsidRPr="00E63A66">
              <w:rPr>
                <w:rStyle w:val="afffb"/>
                <w:i w:val="0"/>
              </w:rPr>
              <w:t>Методы</w:t>
            </w:r>
          </w:p>
        </w:tc>
      </w:tr>
      <w:tr w:rsidR="00A11DF9" w14:paraId="58E92A7B" w14:textId="77777777" w:rsidTr="000018E4">
        <w:trPr>
          <w:trHeight w:val="28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2E7A0" w14:textId="77777777" w:rsidR="00A11DF9" w:rsidRPr="00E63A66" w:rsidRDefault="00A11DF9" w:rsidP="00B05EDA">
            <w:pPr>
              <w:pStyle w:val="affff8"/>
              <w:jc w:val="center"/>
              <w:rPr>
                <w:rStyle w:val="afffb"/>
                <w:b/>
                <w:bCs/>
                <w:i w:val="0"/>
                <w:iCs w:val="0"/>
              </w:rPr>
            </w:pPr>
            <w:r w:rsidRPr="00E63A66">
              <w:rPr>
                <w:rStyle w:val="afffb"/>
                <w:i w:val="0"/>
              </w:rPr>
              <w:t>1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CE0FB" w14:textId="77777777" w:rsidR="00A11DF9" w:rsidRPr="00E63A66" w:rsidRDefault="00A11DF9" w:rsidP="00B05EDA">
            <w:pPr>
              <w:pStyle w:val="affff8"/>
              <w:jc w:val="center"/>
              <w:rPr>
                <w:rStyle w:val="afffb"/>
                <w:b/>
                <w:bCs/>
                <w:i w:val="0"/>
                <w:iCs w:val="0"/>
              </w:rPr>
            </w:pPr>
            <w:r w:rsidRPr="00E63A66">
              <w:rPr>
                <w:rStyle w:val="afffb"/>
                <w:i w:val="0"/>
              </w:rPr>
              <w:t>2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FE0B1" w14:textId="77777777" w:rsidR="00A11DF9" w:rsidRPr="00E63A66" w:rsidRDefault="00A11DF9" w:rsidP="00B05EDA">
            <w:pPr>
              <w:pStyle w:val="affff8"/>
              <w:jc w:val="center"/>
              <w:rPr>
                <w:rStyle w:val="afffb"/>
                <w:b/>
                <w:bCs/>
                <w:i w:val="0"/>
                <w:iCs w:val="0"/>
              </w:rPr>
            </w:pPr>
            <w:r w:rsidRPr="00E63A66">
              <w:rPr>
                <w:rStyle w:val="afffb"/>
                <w:i w:val="0"/>
              </w:rPr>
              <w:t>3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BA22B" w14:textId="77777777" w:rsidR="00A11DF9" w:rsidRPr="00A146AB" w:rsidRDefault="00A11DF9" w:rsidP="00B05EDA">
            <w:pPr>
              <w:pStyle w:val="affff8"/>
              <w:jc w:val="center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4</w:t>
            </w:r>
          </w:p>
        </w:tc>
      </w:tr>
      <w:tr w:rsidR="00A11DF9" w:rsidRPr="00E63A66" w14:paraId="2E97C965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F88E1" w14:textId="77777777" w:rsidR="00A11DF9" w:rsidRPr="00E63A66" w:rsidRDefault="00A11DF9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 w:rsidRPr="00E63A66">
              <w:rPr>
                <w:rStyle w:val="afffb"/>
                <w:bCs/>
                <w:i w:val="0"/>
                <w:iCs w:val="0"/>
                <w:lang w:val="en-US"/>
              </w:rPr>
              <w:t>BaseActivity</w:t>
            </w:r>
            <w:r w:rsidRPr="00E63A66">
              <w:rPr>
                <w:rStyle w:val="afffb"/>
                <w:bCs/>
                <w:i w:val="0"/>
                <w:iCs w:val="0"/>
              </w:rPr>
              <w:t xml:space="preserve"> 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CB32" w14:textId="77777777" w:rsidR="00A11DF9" w:rsidRPr="00E63A66" w:rsidRDefault="00A11DF9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Базовый</w:t>
            </w:r>
            <w:r w:rsidRPr="005D1658">
              <w:rPr>
                <w:rStyle w:val="afffb"/>
                <w:bCs/>
                <w:i w:val="0"/>
                <w:iCs w:val="0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класс</w:t>
            </w:r>
            <w:r w:rsidRPr="005D1658">
              <w:rPr>
                <w:rStyle w:val="afffb"/>
                <w:bCs/>
                <w:i w:val="0"/>
                <w:iCs w:val="0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для</w:t>
            </w:r>
            <w:r w:rsidRPr="005D1658">
              <w:rPr>
                <w:rStyle w:val="afffb"/>
                <w:bCs/>
                <w:i w:val="0"/>
                <w:iCs w:val="0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всех</w:t>
            </w:r>
            <w:r w:rsidRPr="005D1658">
              <w:rPr>
                <w:rStyle w:val="afffb"/>
                <w:bCs/>
                <w:i w:val="0"/>
                <w:iCs w:val="0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операций</w:t>
            </w:r>
            <w:r w:rsidRPr="005D1658">
              <w:rPr>
                <w:rStyle w:val="afffb"/>
                <w:bCs/>
                <w:i w:val="0"/>
                <w:iCs w:val="0"/>
              </w:rPr>
              <w:t xml:space="preserve">. </w:t>
            </w:r>
            <w:r>
              <w:rPr>
                <w:rStyle w:val="afffb"/>
                <w:bCs/>
                <w:i w:val="0"/>
                <w:iCs w:val="0"/>
              </w:rPr>
              <w:t>Устанавливает для операции настройки по умолчанию, обязательную часть разметки, управляет загрузкой данных и обработкой ошибок, настраивает навигацию по приложению.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A247D" w14:textId="77777777" w:rsidR="00A11DF9" w:rsidRPr="00E63A66" w:rsidRDefault="00A11DF9" w:rsidP="00B05EDA">
            <w:pPr>
              <w:pStyle w:val="affff8"/>
              <w:rPr>
                <w:rStyle w:val="afffb"/>
                <w:b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Base_layout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BBC2" w14:textId="77777777" w:rsidR="00A11DF9" w:rsidRPr="00E63A66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OnCreate()</w:t>
            </w:r>
          </w:p>
          <w:p w14:paraId="43ADCE21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initLoader()</w:t>
            </w:r>
          </w:p>
          <w:p w14:paraId="7DC99ADB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initToolbar()</w:t>
            </w:r>
          </w:p>
          <w:p w14:paraId="3A46BFB7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onOptionsItemSelected()</w:t>
            </w:r>
          </w:p>
          <w:p w14:paraId="4735A892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updateNavigationMenu()</w:t>
            </w:r>
          </w:p>
          <w:p w14:paraId="7090C1C0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initTabs()</w:t>
            </w:r>
          </w:p>
          <w:p w14:paraId="7C65E559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onCreateLoader()</w:t>
            </w:r>
          </w:p>
          <w:p w14:paraId="6C1C783F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onBackPressed()</w:t>
            </w:r>
          </w:p>
          <w:p w14:paraId="1B3DFEE7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loadData()</w:t>
            </w:r>
          </w:p>
          <w:p w14:paraId="34689AB1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onLoadFinished()</w:t>
            </w:r>
          </w:p>
          <w:p w14:paraId="2C0349AD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handleConnectivityError()</w:t>
            </w:r>
          </w:p>
          <w:p w14:paraId="152E2F5E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handleAPIError()</w:t>
            </w:r>
          </w:p>
          <w:p w14:paraId="27DBE17F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onLoaderReset()</w:t>
            </w:r>
          </w:p>
          <w:p w14:paraId="39668F64" w14:textId="77777777" w:rsidR="00A11DF9" w:rsidRPr="00E63A66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</w:p>
        </w:tc>
      </w:tr>
      <w:tr w:rsidR="00A11DF9" w14:paraId="44ADDDE8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5E7E9" w14:textId="77777777" w:rsidR="00A11DF9" w:rsidRPr="00153E6C" w:rsidRDefault="00A11DF9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AuthorizationActivity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E7C4F" w14:textId="77777777" w:rsidR="00A11DF9" w:rsidRPr="003F0856" w:rsidRDefault="00A11DF9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</w:rPr>
              <w:t xml:space="preserve">Операция авторизации пользователя. 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3B20D" w14:textId="77777777" w:rsidR="00A11DF9" w:rsidRPr="00153E6C" w:rsidRDefault="00A11DF9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Authorization_layout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25DEA" w14:textId="77777777" w:rsidR="00A11DF9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initProgram()</w:t>
            </w:r>
          </w:p>
          <w:p w14:paraId="77098E88" w14:textId="77777777" w:rsidR="00A11DF9" w:rsidRPr="00153E6C" w:rsidRDefault="00A11DF9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OnEnterButtonClick()</w:t>
            </w:r>
          </w:p>
        </w:tc>
      </w:tr>
      <w:tr w:rsidR="00B05EDA" w14:paraId="3BD5BF9D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E27F" w14:textId="39FA98B3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BaseRecyclerViewActivity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E04E5" w14:textId="5DC0DCC6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 xml:space="preserve">Базовый класс для операций со списком как главным элементом. Наследуется от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BaseActivity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E8819" w14:textId="4AE2784A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Отсутствует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D78FC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setAllGroups()</w:t>
            </w:r>
          </w:p>
          <w:p w14:paraId="04874E0B" w14:textId="77777777" w:rsidR="00B05EDA" w:rsidRPr="007E7E96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setAllTeachers()</w:t>
            </w:r>
          </w:p>
          <w:p w14:paraId="55C99E16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setDetailedEduInfo()</w:t>
            </w:r>
          </w:p>
          <w:p w14:paraId="32C2A4A2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setStudentTeachers()</w:t>
            </w:r>
          </w:p>
          <w:p w14:paraId="7032B13E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setFinalGrades()</w:t>
            </w:r>
          </w:p>
          <w:p w14:paraId="63C681EB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setLessonsInfoByDisciplineData()</w:t>
            </w:r>
          </w:p>
          <w:p w14:paraId="517311E0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setLessonsInfoByDateData()</w:t>
            </w:r>
          </w:p>
          <w:p w14:paraId="75182F26" w14:textId="4681A1BB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initStudentLessonHistoryList()</w:t>
            </w:r>
          </w:p>
        </w:tc>
      </w:tr>
    </w:tbl>
    <w:p w14:paraId="504075D5" w14:textId="0A33612B" w:rsidR="00CC1902" w:rsidRDefault="00CC1902"/>
    <w:p w14:paraId="7078E784" w14:textId="7FC348D3" w:rsidR="00CC1902" w:rsidRDefault="00CC1902" w:rsidP="00CC1902">
      <w:pPr>
        <w:pStyle w:val="afb"/>
        <w:ind w:firstLine="0"/>
        <w:jc w:val="right"/>
      </w:pPr>
      <w:r>
        <w:rPr>
          <w:lang w:val="ru-RU"/>
        </w:rPr>
        <w:lastRenderedPageBreak/>
        <w:t>Продолжение таблицы</w:t>
      </w:r>
      <w:r>
        <w:t xml:space="preserve"> </w:t>
      </w:r>
      <w:r>
        <w:rPr>
          <w:lang w:val="ru-RU"/>
        </w:rPr>
        <w:t>П2.</w:t>
      </w:r>
      <w:r>
        <w:t>2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612"/>
        <w:gridCol w:w="3393"/>
        <w:gridCol w:w="2840"/>
        <w:gridCol w:w="4707"/>
      </w:tblGrid>
      <w:tr w:rsidR="00B05EDA" w14:paraId="4FAC1746" w14:textId="77777777" w:rsidTr="000018E4">
        <w:trPr>
          <w:trHeight w:val="238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837BE" w14:textId="186D54B6" w:rsidR="00B05EDA" w:rsidRDefault="00B05EDA" w:rsidP="00CC1902">
            <w:pPr>
              <w:pStyle w:val="affff8"/>
              <w:jc w:val="center"/>
              <w:rPr>
                <w:rStyle w:val="afffb"/>
                <w:bCs/>
                <w:i w:val="0"/>
                <w:iCs w:val="0"/>
                <w:lang w:val="en-US"/>
              </w:rPr>
            </w:pPr>
            <w:r w:rsidRPr="00E63A66">
              <w:rPr>
                <w:rStyle w:val="afffb"/>
                <w:i w:val="0"/>
              </w:rPr>
              <w:t>1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F2D0B" w14:textId="355778F3" w:rsidR="00B05EDA" w:rsidRDefault="00B05EDA" w:rsidP="00CC1902">
            <w:pPr>
              <w:pStyle w:val="affff8"/>
              <w:jc w:val="center"/>
              <w:rPr>
                <w:rStyle w:val="afffb"/>
                <w:bCs/>
                <w:i w:val="0"/>
                <w:iCs w:val="0"/>
              </w:rPr>
            </w:pPr>
            <w:r w:rsidRPr="00E63A66">
              <w:rPr>
                <w:rStyle w:val="afffb"/>
                <w:i w:val="0"/>
              </w:rPr>
              <w:t>2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FE19A" w14:textId="77C7C9E8" w:rsidR="00B05EDA" w:rsidRDefault="00B05EDA" w:rsidP="00CC1902">
            <w:pPr>
              <w:pStyle w:val="affff8"/>
              <w:jc w:val="center"/>
              <w:rPr>
                <w:rStyle w:val="afffb"/>
                <w:bCs/>
                <w:i w:val="0"/>
                <w:iCs w:val="0"/>
                <w:lang w:val="en-US"/>
              </w:rPr>
            </w:pPr>
            <w:r w:rsidRPr="00E63A66">
              <w:rPr>
                <w:rStyle w:val="afffb"/>
                <w:i w:val="0"/>
              </w:rPr>
              <w:t>3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EBAAB" w14:textId="4699BBFF" w:rsidR="00B05EDA" w:rsidRDefault="00B05EDA" w:rsidP="00CC1902">
            <w:pPr>
              <w:pStyle w:val="affff8"/>
              <w:jc w:val="center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4</w:t>
            </w:r>
          </w:p>
        </w:tc>
      </w:tr>
      <w:tr w:rsidR="00B05EDA" w14:paraId="3386BAB8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10640" w14:textId="1D2C66A7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UserProfileActivity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85D7" w14:textId="4B6AD6C1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профиля пользователя. Содержит в себе фрагменты пользователей: студентов, преподавателей, родителей.</w:t>
            </w:r>
            <w:r w:rsidRPr="003F0856">
              <w:rPr>
                <w:rStyle w:val="afffb"/>
                <w:bCs/>
                <w:i w:val="0"/>
                <w:iCs w:val="0"/>
              </w:rPr>
              <w:t xml:space="preserve"> 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529C" w14:textId="5CBD8BE5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 xml:space="preserve">Empty_layout(activity_user_profile </w:t>
            </w:r>
            <w:r>
              <w:rPr>
                <w:rStyle w:val="afffb"/>
                <w:bCs/>
                <w:i w:val="0"/>
                <w:iCs w:val="0"/>
              </w:rPr>
              <w:t>у</w:t>
            </w:r>
            <w:r w:rsidRPr="003F0856"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фрагментов</w:t>
            </w:r>
            <w:r w:rsidRPr="003F0856">
              <w:rPr>
                <w:rStyle w:val="afffb"/>
                <w:bCs/>
                <w:i w:val="0"/>
                <w:iCs w:val="0"/>
                <w:lang w:val="en-US"/>
              </w:rPr>
              <w:t>)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CAB9A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onAttendanceClick()</w:t>
            </w:r>
          </w:p>
          <w:p w14:paraId="714023DC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onFinalGradesClick()</w:t>
            </w:r>
          </w:p>
          <w:p w14:paraId="44ACA4EF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onAdditionalInfoClick()</w:t>
            </w:r>
          </w:p>
          <w:p w14:paraId="2E4041F6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getRoles()</w:t>
            </w:r>
          </w:p>
          <w:p w14:paraId="5A2E0BC7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</w:p>
        </w:tc>
      </w:tr>
      <w:tr w:rsidR="00B05EDA" w14:paraId="09EE7D01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0BA28" w14:textId="1D3E3D26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UserScheduleActivity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29DED" w14:textId="77BC8D9A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расписания студента или группы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13748" w14:textId="179152FF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Empty_layout(</w:t>
            </w:r>
            <w:r w:rsidRPr="003F0856">
              <w:rPr>
                <w:rStyle w:val="afffb"/>
                <w:bCs/>
                <w:i w:val="0"/>
                <w:iCs w:val="0"/>
                <w:lang w:val="en-US"/>
              </w:rPr>
              <w:t>base_recycler_layout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у</w:t>
            </w:r>
            <w:r w:rsidRPr="003F0856"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фрагментов</w:t>
            </w:r>
            <w:r w:rsidRPr="003F0856">
              <w:rPr>
                <w:rStyle w:val="afffb"/>
                <w:bCs/>
                <w:i w:val="0"/>
                <w:iCs w:val="0"/>
                <w:lang w:val="en-US"/>
              </w:rPr>
              <w:t>)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9B277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loadSchedule()</w:t>
            </w:r>
          </w:p>
          <w:p w14:paraId="03B0510E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setSchedule()</w:t>
            </w:r>
          </w:p>
          <w:p w14:paraId="1E22470D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setupViewPager()</w:t>
            </w:r>
          </w:p>
          <w:p w14:paraId="7F12A91B" w14:textId="240C83B5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onActivityResult()</w:t>
            </w:r>
          </w:p>
        </w:tc>
      </w:tr>
      <w:tr w:rsidR="00B05EDA" w14:paraId="7EEC5286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45186" w14:textId="7C1E59BF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SchedulePickerActivity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6F3B" w14:textId="3365ED19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выбора студента или группы для отображения расписания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FCCFA" w14:textId="6845A388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 xml:space="preserve">Empty_layout(layout_recycler_with_alphabet </w:t>
            </w:r>
            <w:r>
              <w:rPr>
                <w:rStyle w:val="afffb"/>
                <w:bCs/>
                <w:i w:val="0"/>
                <w:iCs w:val="0"/>
              </w:rPr>
              <w:t>у</w:t>
            </w:r>
            <w:r w:rsidRPr="003F0856"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фрагментов</w:t>
            </w:r>
            <w:r w:rsidRPr="003F0856">
              <w:rPr>
                <w:rStyle w:val="afffb"/>
                <w:bCs/>
                <w:i w:val="0"/>
                <w:iCs w:val="0"/>
                <w:lang w:val="en-US"/>
              </w:rPr>
              <w:t>)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F953C" w14:textId="77777777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setGroups()</w:t>
            </w:r>
          </w:p>
          <w:p w14:paraId="41D7628B" w14:textId="4F2D102A" w:rsidR="00B05EDA" w:rsidRDefault="00B05EDA" w:rsidP="00B05EDA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setTeachers()</w:t>
            </w:r>
          </w:p>
        </w:tc>
      </w:tr>
      <w:tr w:rsidR="00B05EDA" w14:paraId="7A941148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E887" w14:textId="1D67FE67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StudentAdditionalInfoActivity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E70A9" w14:textId="39978A03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отображения дополнительной информации о студентах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4F9A2" w14:textId="059671B5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</w:t>
            </w:r>
            <w:r w:rsidRPr="005D1658">
              <w:rPr>
                <w:rStyle w:val="afffb"/>
                <w:bCs/>
                <w:i w:val="0"/>
                <w:iCs w:val="0"/>
                <w:lang w:val="en-US"/>
              </w:rPr>
              <w:t>tudent_additional_info_activity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9879B" w14:textId="7794CD58" w:rsidR="00B05EDA" w:rsidRPr="00B05EDA" w:rsidRDefault="00B05EDA" w:rsidP="00B05EDA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</w:rPr>
              <w:t xml:space="preserve">Отсутствуют, кроме переопределенных методов </w:t>
            </w:r>
            <w:r>
              <w:rPr>
                <w:rStyle w:val="afffb"/>
                <w:i w:val="0"/>
                <w:lang w:val="en-US"/>
              </w:rPr>
              <w:t>BaseActivity</w:t>
            </w:r>
          </w:p>
        </w:tc>
      </w:tr>
      <w:tr w:rsidR="00B05EDA" w14:paraId="327DEB87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3A39D" w14:textId="23C17216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DetailedEduInfoActivity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865D3" w14:textId="4F4279E0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отображения посещений занятий студента, аттестации, оценки за дисциплину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7146F" w14:textId="444A75F1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Base_recycler_layout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7DCC9" w14:textId="779B8A25" w:rsidR="00B05EDA" w:rsidRDefault="00B05EDA" w:rsidP="00B05EDA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</w:rPr>
              <w:t xml:space="preserve">Отсутствуют, кроме переопределенных методов </w:t>
            </w:r>
            <w:r>
              <w:rPr>
                <w:rStyle w:val="afffb"/>
                <w:i w:val="0"/>
                <w:lang w:val="en-US"/>
              </w:rPr>
              <w:t>BaseRecyclerViewActivity</w:t>
            </w:r>
          </w:p>
        </w:tc>
      </w:tr>
      <w:tr w:rsidR="00B05EDA" w14:paraId="1D5B771A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1A9E" w14:textId="58F4E41B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FinalGradesActivity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DC5FC" w14:textId="45DFBA79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отображения итоговых оценок студента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434B" w14:textId="3301858E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Base_recycler_layout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F598E" w14:textId="5C6D6B01" w:rsidR="00B05EDA" w:rsidRDefault="00B05EDA" w:rsidP="00B05EDA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</w:rPr>
              <w:t xml:space="preserve">Отсутствуют, кроме переопределенных методов </w:t>
            </w:r>
            <w:r>
              <w:rPr>
                <w:rStyle w:val="afffb"/>
                <w:i w:val="0"/>
                <w:lang w:val="en-US"/>
              </w:rPr>
              <w:t>BaseRecyclerViewActivity</w:t>
            </w:r>
          </w:p>
        </w:tc>
      </w:tr>
      <w:tr w:rsidR="00B05EDA" w14:paraId="65185924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DE3F6" w14:textId="72209EC7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LessonsInfoActivity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F1601" w14:textId="68783D4A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отображения истории занятий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C02B2" w14:textId="67D4299B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Base_recycler_layout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05ACF" w14:textId="514D0476" w:rsidR="00B05EDA" w:rsidRDefault="00B05EDA" w:rsidP="00B05EDA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</w:rPr>
              <w:t xml:space="preserve">Отсутствуют, кроме переопределенных методов </w:t>
            </w:r>
            <w:r>
              <w:rPr>
                <w:rStyle w:val="afffb"/>
                <w:i w:val="0"/>
                <w:lang w:val="en-US"/>
              </w:rPr>
              <w:t>BaseRecyclerViewActivity</w:t>
            </w:r>
          </w:p>
        </w:tc>
      </w:tr>
      <w:tr w:rsidR="00B05EDA" w14:paraId="6458E80B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8E931" w14:textId="4E298884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StudentTeachersActivity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6C926" w14:textId="2A671110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отображения преподавателей студента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FBA87" w14:textId="4F0655DF" w:rsidR="00B05EDA" w:rsidRDefault="00B05EDA" w:rsidP="00B05EDA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Base_recycler_layout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3B378" w14:textId="41193BA8" w:rsidR="00B05EDA" w:rsidRDefault="00B05EDA" w:rsidP="00B05EDA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</w:rPr>
              <w:t xml:space="preserve">Отсутствуют, кроме переопределенных методов </w:t>
            </w:r>
            <w:r>
              <w:rPr>
                <w:rStyle w:val="afffb"/>
                <w:i w:val="0"/>
                <w:lang w:val="en-US"/>
              </w:rPr>
              <w:t>BaseRecyclerViewActivity</w:t>
            </w:r>
          </w:p>
        </w:tc>
      </w:tr>
    </w:tbl>
    <w:p w14:paraId="06C7D87E" w14:textId="77777777" w:rsidR="000018E4" w:rsidRDefault="000018E4" w:rsidP="00CC1902">
      <w:pPr>
        <w:pStyle w:val="afb"/>
        <w:ind w:firstLine="0"/>
        <w:jc w:val="right"/>
        <w:rPr>
          <w:lang w:val="ru-RU"/>
        </w:rPr>
      </w:pPr>
    </w:p>
    <w:p w14:paraId="2AA98673" w14:textId="77777777" w:rsidR="000018E4" w:rsidRDefault="000018E4">
      <w:pPr>
        <w:spacing w:line="240" w:lineRule="auto"/>
        <w:contextualSpacing w:val="0"/>
        <w:jc w:val="left"/>
        <w:rPr>
          <w:rFonts w:eastAsia="Calibri"/>
          <w:szCs w:val="28"/>
          <w:lang w:eastAsia="en-US"/>
        </w:rPr>
      </w:pPr>
      <w:r>
        <w:br w:type="page"/>
      </w:r>
    </w:p>
    <w:p w14:paraId="4FCE23E3" w14:textId="3BC90AA1" w:rsidR="00CC1902" w:rsidRDefault="00CC1902" w:rsidP="00CC1902">
      <w:pPr>
        <w:pStyle w:val="afb"/>
        <w:ind w:firstLine="0"/>
        <w:jc w:val="right"/>
      </w:pPr>
      <w:r>
        <w:rPr>
          <w:lang w:val="ru-RU"/>
        </w:rPr>
        <w:t>Продолжение таблицы</w:t>
      </w:r>
      <w:r>
        <w:t xml:space="preserve"> </w:t>
      </w:r>
      <w:r>
        <w:rPr>
          <w:lang w:val="ru-RU"/>
        </w:rPr>
        <w:t>П2.</w:t>
      </w:r>
      <w:r>
        <w:t>2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612"/>
        <w:gridCol w:w="3393"/>
        <w:gridCol w:w="2840"/>
        <w:gridCol w:w="4707"/>
      </w:tblGrid>
      <w:tr w:rsidR="00CC1902" w14:paraId="4E510A5C" w14:textId="77777777" w:rsidTr="000018E4">
        <w:trPr>
          <w:trHeight w:val="211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A96E" w14:textId="023C557A" w:rsidR="00CC1902" w:rsidRDefault="00CC1902" w:rsidP="00CC1902">
            <w:pPr>
              <w:pStyle w:val="affff8"/>
              <w:jc w:val="center"/>
              <w:rPr>
                <w:rStyle w:val="afffb"/>
                <w:bCs/>
                <w:i w:val="0"/>
                <w:iCs w:val="0"/>
                <w:lang w:val="en-US"/>
              </w:rPr>
            </w:pPr>
            <w:r w:rsidRPr="00E63A66">
              <w:rPr>
                <w:rStyle w:val="afffb"/>
                <w:i w:val="0"/>
              </w:rPr>
              <w:t>1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A958" w14:textId="5FA7E8DC" w:rsidR="00CC1902" w:rsidRDefault="00CC1902" w:rsidP="00CC1902">
            <w:pPr>
              <w:pStyle w:val="affff8"/>
              <w:jc w:val="center"/>
              <w:rPr>
                <w:rStyle w:val="afffb"/>
                <w:bCs/>
                <w:i w:val="0"/>
                <w:iCs w:val="0"/>
              </w:rPr>
            </w:pPr>
            <w:r w:rsidRPr="00E63A66">
              <w:rPr>
                <w:rStyle w:val="afffb"/>
                <w:i w:val="0"/>
              </w:rPr>
              <w:t>2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B5A47" w14:textId="479D1AF6" w:rsidR="00CC1902" w:rsidRDefault="00CC1902" w:rsidP="00CC1902">
            <w:pPr>
              <w:pStyle w:val="affff8"/>
              <w:jc w:val="center"/>
              <w:rPr>
                <w:rStyle w:val="afffb"/>
                <w:bCs/>
                <w:i w:val="0"/>
                <w:iCs w:val="0"/>
                <w:lang w:val="en-US"/>
              </w:rPr>
            </w:pPr>
            <w:r w:rsidRPr="00E63A66">
              <w:rPr>
                <w:rStyle w:val="afffb"/>
                <w:i w:val="0"/>
              </w:rPr>
              <w:t>3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3304F" w14:textId="71203471" w:rsidR="00CC1902" w:rsidRDefault="00CC1902" w:rsidP="00CC1902">
            <w:pPr>
              <w:pStyle w:val="affff8"/>
              <w:jc w:val="center"/>
              <w:rPr>
                <w:rStyle w:val="afffb"/>
                <w:i w:val="0"/>
              </w:rPr>
            </w:pPr>
            <w:r>
              <w:rPr>
                <w:rStyle w:val="afffb"/>
                <w:i w:val="0"/>
                <w:lang w:val="en-US"/>
              </w:rPr>
              <w:t>4</w:t>
            </w:r>
          </w:p>
        </w:tc>
      </w:tr>
      <w:tr w:rsidR="00CC1902" w14:paraId="0BD7135F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54E0F" w14:textId="550EE84C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NewLessonActivity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08F96" w14:textId="37F27BB5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создания занятия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123F6" w14:textId="6C80AF42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New_lesson_layout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07562" w14:textId="77777777" w:rsidR="00CC1902" w:rsidRDefault="00CC1902" w:rsidP="00CC1902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updateGroupSpinner()</w:t>
            </w:r>
          </w:p>
          <w:p w14:paraId="0D8D9699" w14:textId="1B33F490" w:rsidR="00CC1902" w:rsidRDefault="00CC1902" w:rsidP="00CC1902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  <w:lang w:val="en-US"/>
              </w:rPr>
              <w:t>updateThemeSpinner()</w:t>
            </w:r>
          </w:p>
        </w:tc>
      </w:tr>
      <w:tr w:rsidR="00CC1902" w14:paraId="54E6B4EC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E4AEF" w14:textId="31B7A0AB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JournalActivity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B02E" w14:textId="6C9B9F47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редактирования занятия (выставление оценок)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CAA34" w14:textId="293A5ADC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A</w:t>
            </w:r>
            <w:r w:rsidRPr="005D1658">
              <w:rPr>
                <w:rStyle w:val="afffb"/>
                <w:bCs/>
                <w:i w:val="0"/>
                <w:iCs w:val="0"/>
              </w:rPr>
              <w:t>ctivity_edit_lesson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6B56" w14:textId="77777777" w:rsidR="00CC1902" w:rsidRDefault="00CC1902" w:rsidP="00CC1902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updateVisitPortrait()</w:t>
            </w:r>
          </w:p>
          <w:p w14:paraId="78EA7064" w14:textId="5D6E8BAC" w:rsidR="00CC1902" w:rsidRDefault="00CC1902" w:rsidP="00CC1902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updateVisitLandscape()</w:t>
            </w:r>
          </w:p>
        </w:tc>
      </w:tr>
      <w:tr w:rsidR="00CC1902" w14:paraId="34959720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977B7" w14:textId="69D373F3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DialogActivity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294E0" w14:textId="70141C7F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обмена сообщений между пользователями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636B4" w14:textId="4E963191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M</w:t>
            </w:r>
            <w:r w:rsidRPr="00A8053B">
              <w:rPr>
                <w:rStyle w:val="afffb"/>
                <w:bCs/>
                <w:i w:val="0"/>
                <w:iCs w:val="0"/>
                <w:lang w:val="en-US"/>
              </w:rPr>
              <w:t>essaging_layout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D95B9" w14:textId="72F86436" w:rsidR="00CC1902" w:rsidRDefault="00CC1902" w:rsidP="00CC1902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onSendMessageButtonClick()</w:t>
            </w:r>
          </w:p>
        </w:tc>
      </w:tr>
      <w:tr w:rsidR="00CC1902" w14:paraId="24062CE9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D353F" w14:textId="1BF59973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DialogListActivity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0826F" w14:textId="380C8A19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</w:t>
            </w:r>
            <w:r w:rsidRPr="00A8053B"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отображения</w:t>
            </w:r>
            <w:r w:rsidRPr="00A8053B"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списка</w:t>
            </w:r>
            <w:r w:rsidRPr="00A8053B"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диалогов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8C047" w14:textId="541AB932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Base_recycler_layout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549A0" w14:textId="203FA462" w:rsidR="00CC1902" w:rsidRPr="00B05EDA" w:rsidRDefault="00CC1902" w:rsidP="00CC1902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</w:rPr>
              <w:t xml:space="preserve">Отсутствуют, кроме переопределенных методов </w:t>
            </w:r>
            <w:r>
              <w:rPr>
                <w:rStyle w:val="afffb"/>
                <w:i w:val="0"/>
                <w:lang w:val="en-US"/>
              </w:rPr>
              <w:t>BaseRecyclerViewActivity</w:t>
            </w:r>
          </w:p>
        </w:tc>
      </w:tr>
      <w:tr w:rsidR="00CC1902" w14:paraId="658AFA7D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DC5BE" w14:textId="1FB88D2A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NewsActivity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7CD8A" w14:textId="060C527D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</w:t>
            </w:r>
            <w:r w:rsidRPr="00A8053B"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отображения</w:t>
            </w:r>
            <w:r w:rsidRPr="00A8053B"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новостей</w:t>
            </w:r>
            <w:r w:rsidRPr="00A8053B">
              <w:rPr>
                <w:rStyle w:val="afffb"/>
                <w:bCs/>
                <w:i w:val="0"/>
                <w:iCs w:val="0"/>
                <w:lang w:val="en-US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>факультета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4CD7F" w14:textId="21C52ACD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Base_recycler_layout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C5AFA" w14:textId="2407C674" w:rsidR="00CC1902" w:rsidRDefault="00CC1902" w:rsidP="00CC1902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</w:rPr>
              <w:t xml:space="preserve">Отсутствуют, кроме переопределенных методов </w:t>
            </w:r>
            <w:r>
              <w:rPr>
                <w:rStyle w:val="afffb"/>
                <w:i w:val="0"/>
                <w:lang w:val="en-US"/>
              </w:rPr>
              <w:t>BaseRecyclerViewActivity</w:t>
            </w:r>
          </w:p>
        </w:tc>
      </w:tr>
      <w:tr w:rsidR="00CC1902" w14:paraId="2D99BBF0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FE960" w14:textId="7DCBBD40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SeachActivity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8E77C" w14:textId="0C284301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поиска пользователей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55131" w14:textId="7F9F2F7D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Search_layout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8BA24" w14:textId="18EDBC1C" w:rsidR="00CC1902" w:rsidRDefault="00CC1902" w:rsidP="00CC1902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</w:rPr>
              <w:t xml:space="preserve">Отсутствуют, кроме переопределенных методов </w:t>
            </w:r>
            <w:r>
              <w:rPr>
                <w:rStyle w:val="afffb"/>
                <w:i w:val="0"/>
                <w:lang w:val="en-US"/>
              </w:rPr>
              <w:t>BaseRecyclerViewActivity</w:t>
            </w:r>
          </w:p>
        </w:tc>
      </w:tr>
      <w:tr w:rsidR="00CC1902" w14:paraId="357FA638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7CE3E" w14:textId="7D18898F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StudyJournalsActivity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FFD6" w14:textId="31621D46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Операция отображения учебных журналов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66A04" w14:textId="1C09D6AE" w:rsidR="00CC1902" w:rsidRDefault="00CC1902" w:rsidP="00CC1902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 w:rsidRPr="009931C9">
              <w:rPr>
                <w:rStyle w:val="afffb"/>
                <w:bCs/>
                <w:i w:val="0"/>
                <w:iCs w:val="0"/>
                <w:lang w:val="en-US"/>
              </w:rPr>
              <w:t>layout_recycler_with_alphabet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D994B" w14:textId="77777777" w:rsidR="00CC1902" w:rsidRDefault="00CC1902" w:rsidP="00CC1902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initAlert()</w:t>
            </w:r>
          </w:p>
          <w:p w14:paraId="2D6EA20C" w14:textId="77777777" w:rsidR="00CC1902" w:rsidRDefault="00CC1902" w:rsidP="00CC1902">
            <w:pPr>
              <w:pStyle w:val="affff8"/>
              <w:rPr>
                <w:rStyle w:val="afffb"/>
                <w:i w:val="0"/>
                <w:lang w:val="en-US"/>
              </w:rPr>
            </w:pPr>
            <w:r>
              <w:rPr>
                <w:rStyle w:val="afffb"/>
                <w:i w:val="0"/>
                <w:lang w:val="en-US"/>
              </w:rPr>
              <w:t>setGroups()</w:t>
            </w:r>
          </w:p>
          <w:p w14:paraId="28ADFAEA" w14:textId="084B6AFF" w:rsidR="00CC1902" w:rsidRDefault="00CC1902" w:rsidP="00CC1902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i w:val="0"/>
                <w:lang w:val="en-US"/>
              </w:rPr>
              <w:t>onGroupClick()</w:t>
            </w:r>
          </w:p>
        </w:tc>
      </w:tr>
    </w:tbl>
    <w:p w14:paraId="7365C16C" w14:textId="6150D0E4" w:rsidR="00A11DF9" w:rsidRPr="00CC1902" w:rsidRDefault="00A11DF9" w:rsidP="00CC1902">
      <w:pPr>
        <w:spacing w:line="240" w:lineRule="auto"/>
        <w:rPr>
          <w:rFonts w:eastAsia="Calibri"/>
          <w:szCs w:val="28"/>
          <w:lang w:eastAsia="en-US"/>
        </w:rPr>
        <w:sectPr w:rsidR="00A11DF9" w:rsidRPr="00CC1902" w:rsidSect="00A11DF9">
          <w:pgSz w:w="16838" w:h="11906" w:orient="landscape"/>
          <w:pgMar w:top="562" w:right="1138" w:bottom="1699" w:left="1138" w:header="706" w:footer="706" w:gutter="0"/>
          <w:cols w:space="708"/>
          <w:titlePg/>
          <w:docGrid w:linePitch="360"/>
        </w:sectPr>
      </w:pPr>
    </w:p>
    <w:p w14:paraId="21BA41F3" w14:textId="6019F0C2" w:rsidR="00A11DF9" w:rsidRDefault="00A11DF9" w:rsidP="00A11DF9">
      <w:pPr>
        <w:pStyle w:val="afff3"/>
        <w:rPr>
          <w:lang w:val="ru-RU" w:eastAsia="ru-RU"/>
        </w:rPr>
      </w:pPr>
      <w:r>
        <w:rPr>
          <w:lang w:val="ru-RU" w:eastAsia="ru-RU"/>
        </w:rPr>
        <w:lastRenderedPageBreak/>
        <w:t xml:space="preserve">Классы конфигураций, загрузчиков и адаптеров представлены в таблице </w:t>
      </w:r>
      <w:r w:rsidR="00CC1902">
        <w:rPr>
          <w:lang w:val="ru-RU" w:eastAsia="ru-RU"/>
        </w:rPr>
        <w:t>П2.</w:t>
      </w:r>
      <w:r>
        <w:rPr>
          <w:lang w:val="ru-RU" w:eastAsia="ru-RU"/>
        </w:rPr>
        <w:t>3.</w:t>
      </w:r>
    </w:p>
    <w:p w14:paraId="0180C88B" w14:textId="28D2A972" w:rsidR="00A11DF9" w:rsidRDefault="00A11DF9" w:rsidP="00A11DF9">
      <w:pPr>
        <w:pStyle w:val="afb"/>
        <w:ind w:firstLine="0"/>
        <w:jc w:val="right"/>
        <w:rPr>
          <w:lang w:val="ru-RU"/>
        </w:rPr>
      </w:pPr>
      <w:r>
        <w:rPr>
          <w:lang w:val="ru-RU"/>
        </w:rPr>
        <w:t>Таблица</w:t>
      </w:r>
      <w:r>
        <w:t xml:space="preserve"> </w:t>
      </w:r>
      <w:r w:rsidR="00CC1902">
        <w:rPr>
          <w:lang w:val="ru-RU"/>
        </w:rPr>
        <w:t>П2.</w:t>
      </w:r>
      <w:r>
        <w:rPr>
          <w:lang w:val="ru-RU"/>
        </w:rPr>
        <w:t>3</w:t>
      </w:r>
    </w:p>
    <w:p w14:paraId="449A37FD" w14:textId="77777777" w:rsidR="00A11DF9" w:rsidRPr="00663791" w:rsidRDefault="00A11DF9" w:rsidP="00A11DF9">
      <w:pPr>
        <w:pStyle w:val="afb"/>
        <w:ind w:firstLine="0"/>
        <w:jc w:val="center"/>
      </w:pPr>
      <w:r w:rsidRPr="00663791">
        <w:t>Классы конфигураций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743"/>
        <w:gridCol w:w="3977"/>
        <w:gridCol w:w="2908"/>
      </w:tblGrid>
      <w:tr w:rsidR="00A11DF9" w:rsidRPr="00A8053B" w14:paraId="2C74D59C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2C74A" w14:textId="77777777" w:rsidR="00A11DF9" w:rsidRDefault="00A11DF9" w:rsidP="00CC1902">
            <w:pPr>
              <w:pStyle w:val="affff8"/>
              <w:jc w:val="center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i w:val="0"/>
              </w:rPr>
              <w:t>Класс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45A25" w14:textId="77777777" w:rsidR="00A11DF9" w:rsidRPr="00A8053B" w:rsidRDefault="00A11DF9" w:rsidP="00CC1902">
            <w:pPr>
              <w:pStyle w:val="affff8"/>
              <w:jc w:val="center"/>
              <w:rPr>
                <w:rStyle w:val="afffb"/>
                <w:bCs/>
                <w:i w:val="0"/>
                <w:iCs w:val="0"/>
                <w:lang w:val="en-US"/>
              </w:rPr>
            </w:pPr>
            <w:r w:rsidRPr="00E63A66">
              <w:rPr>
                <w:rStyle w:val="afffb"/>
                <w:bCs/>
                <w:i w:val="0"/>
                <w:iCs w:val="0"/>
              </w:rPr>
              <w:t>Назначение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30573" w14:textId="77777777" w:rsidR="00A11DF9" w:rsidRDefault="00A11DF9" w:rsidP="00CC1902">
            <w:pPr>
              <w:pStyle w:val="affff8"/>
              <w:jc w:val="center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i w:val="0"/>
              </w:rPr>
              <w:t>Функции</w:t>
            </w:r>
          </w:p>
        </w:tc>
      </w:tr>
      <w:tr w:rsidR="00A11DF9" w:rsidRPr="009638D9" w14:paraId="3AB359AF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82985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Config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8A9E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 xml:space="preserve">Хранит в себе статические данные конфигурации (ключ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API</w:t>
            </w:r>
            <w:r w:rsidRPr="00570468">
              <w:rPr>
                <w:rStyle w:val="afffb"/>
                <w:bCs/>
                <w:i w:val="0"/>
                <w:iCs w:val="0"/>
              </w:rPr>
              <w:t>)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B84D3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Отсутствуют</w:t>
            </w:r>
          </w:p>
        </w:tc>
      </w:tr>
      <w:tr w:rsidR="00A11DF9" w14:paraId="38845423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46FE9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GsonProvider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EF40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Предоставляет</w:t>
            </w:r>
            <w:r w:rsidRPr="00570468">
              <w:rPr>
                <w:rStyle w:val="afffb"/>
                <w:bCs/>
                <w:i w:val="0"/>
                <w:iCs w:val="0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 xml:space="preserve">статический доступ к парсеру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json</w:t>
            </w:r>
            <w:r w:rsidRPr="00570468">
              <w:rPr>
                <w:rStyle w:val="afffb"/>
                <w:bCs/>
                <w:i w:val="0"/>
                <w:iCs w:val="0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Gson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8272B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getGson()</w:t>
            </w:r>
          </w:p>
          <w:p w14:paraId="5C8369F2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setGson()</w:t>
            </w:r>
          </w:p>
        </w:tc>
      </w:tr>
      <w:tr w:rsidR="00A11DF9" w14:paraId="4DAE1FF9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99C8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RealmConfig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46A0B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Предоставляет</w:t>
            </w:r>
            <w:r w:rsidRPr="00570468">
              <w:rPr>
                <w:rStyle w:val="afffb"/>
                <w:bCs/>
                <w:i w:val="0"/>
                <w:iCs w:val="0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</w:rPr>
              <w:t xml:space="preserve">статический доступ к конфигурации базы данных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Realm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0069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getRealmConfiguration()</w:t>
            </w:r>
          </w:p>
          <w:p w14:paraId="4D8DA2DF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setRealmConfiguration()</w:t>
            </w:r>
          </w:p>
        </w:tc>
      </w:tr>
      <w:tr w:rsidR="00A11DF9" w:rsidRPr="00570468" w14:paraId="73C91757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D80EE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StringNameHelper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7EC66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Предоставляет функции для работ со строками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4D8E6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getOldGroupName()</w:t>
            </w:r>
          </w:p>
          <w:p w14:paraId="3591D336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getLessonName()</w:t>
            </w:r>
          </w:p>
          <w:p w14:paraId="3660886C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getNameAndIntials()</w:t>
            </w:r>
          </w:p>
          <w:p w14:paraId="305E6DDA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getMark()</w:t>
            </w:r>
          </w:p>
          <w:p w14:paraId="31A91D23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getDayStrings()</w:t>
            </w:r>
          </w:p>
          <w:p w14:paraId="3FCF927E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getFormattedTime()</w:t>
            </w:r>
          </w:p>
          <w:p w14:paraId="1933D041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getFormattedTimeWithYear()</w:t>
            </w:r>
          </w:p>
        </w:tc>
      </w:tr>
      <w:tr w:rsidR="00A11DF9" w:rsidRPr="00570468" w14:paraId="7C1EB9F4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15A9F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 xml:space="preserve">Классы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 xml:space="preserve">Database (41 </w:t>
            </w:r>
            <w:r>
              <w:rPr>
                <w:rStyle w:val="afffb"/>
                <w:bCs/>
                <w:i w:val="0"/>
                <w:iCs w:val="0"/>
              </w:rPr>
              <w:t>класс)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E3C89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 xml:space="preserve">Классы для отправки, получения и хранения данных при работе с ЭСУОП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API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52524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Отсутствуют</w:t>
            </w:r>
          </w:p>
        </w:tc>
      </w:tr>
      <w:tr w:rsidR="00A11DF9" w:rsidRPr="00570468" w14:paraId="6F42A320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4D77" w14:textId="77777777" w:rsidR="00A11DF9" w:rsidRDefault="00A11DF9" w:rsidP="00A11DF9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bCs/>
                <w:i w:val="0"/>
                <w:iCs w:val="0"/>
              </w:rPr>
              <w:t xml:space="preserve">Классы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ViewHolder</w:t>
            </w:r>
            <w:r>
              <w:rPr>
                <w:rStyle w:val="afffb"/>
                <w:bCs/>
                <w:i w:val="0"/>
                <w:iCs w:val="0"/>
              </w:rPr>
              <w:t xml:space="preserve">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(</w:t>
            </w:r>
            <w:r>
              <w:rPr>
                <w:rStyle w:val="afffb"/>
                <w:bCs/>
                <w:i w:val="0"/>
                <w:iCs w:val="0"/>
              </w:rPr>
              <w:t>9 классов)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EA3DF" w14:textId="77777777" w:rsidR="00A11DF9" w:rsidRPr="00E63A66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Классы для хранения представлений</w:t>
            </w:r>
            <w:r w:rsidRPr="00570468">
              <w:rPr>
                <w:rStyle w:val="afffb"/>
                <w:bCs/>
                <w:i w:val="0"/>
                <w:iCs w:val="0"/>
              </w:rPr>
              <w:t>(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View</w:t>
            </w:r>
            <w:r w:rsidRPr="00570468">
              <w:rPr>
                <w:rStyle w:val="afffb"/>
                <w:bCs/>
                <w:i w:val="0"/>
                <w:iCs w:val="0"/>
              </w:rPr>
              <w:t xml:space="preserve">)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9373" w14:textId="77777777" w:rsidR="00A11DF9" w:rsidRDefault="00A11DF9" w:rsidP="00A11DF9">
            <w:pPr>
              <w:pStyle w:val="affff8"/>
              <w:rPr>
                <w:rStyle w:val="afffb"/>
                <w:i w:val="0"/>
              </w:rPr>
            </w:pPr>
            <w:r>
              <w:rPr>
                <w:rStyle w:val="afffb"/>
                <w:bCs/>
                <w:i w:val="0"/>
                <w:iCs w:val="0"/>
              </w:rPr>
              <w:t>Отсутствуют</w:t>
            </w:r>
          </w:p>
        </w:tc>
      </w:tr>
      <w:tr w:rsidR="00A11DF9" w:rsidRPr="008C466F" w14:paraId="5D9A1CE8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908AB" w14:textId="77777777" w:rsidR="00A11DF9" w:rsidRPr="00570468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 xml:space="preserve">Классы </w:t>
            </w:r>
            <w:r>
              <w:rPr>
                <w:rStyle w:val="afffb"/>
                <w:bCs/>
                <w:i w:val="0"/>
                <w:iCs w:val="0"/>
                <w:lang w:val="en-US"/>
              </w:rPr>
              <w:t>Adapter</w:t>
            </w:r>
            <w:r>
              <w:rPr>
                <w:rStyle w:val="afffb"/>
                <w:bCs/>
                <w:i w:val="0"/>
                <w:iCs w:val="0"/>
              </w:rPr>
              <w:t xml:space="preserve"> (3 класса)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E86AD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rPr>
                <w:rStyle w:val="afffb"/>
                <w:bCs/>
                <w:i w:val="0"/>
                <w:iCs w:val="0"/>
              </w:rPr>
              <w:t>Классы для связывания представлений с данными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16CAC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onCreateViewHolder()</w:t>
            </w:r>
          </w:p>
          <w:p w14:paraId="2902C373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onBindViewHolder()</w:t>
            </w:r>
          </w:p>
          <w:p w14:paraId="6A10D8C2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getItemCount()</w:t>
            </w:r>
          </w:p>
          <w:p w14:paraId="23587D58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getItemType()</w:t>
            </w:r>
          </w:p>
          <w:p w14:paraId="14CD5DE8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updateData()</w:t>
            </w:r>
          </w:p>
          <w:p w14:paraId="259844F4" w14:textId="77777777" w:rsidR="00A11DF9" w:rsidRPr="008C466F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  <w:lang w:val="en-US"/>
              </w:rPr>
            </w:pPr>
            <w:r>
              <w:rPr>
                <w:rStyle w:val="afffb"/>
                <w:bCs/>
                <w:i w:val="0"/>
                <w:iCs w:val="0"/>
                <w:lang w:val="en-US"/>
              </w:rPr>
              <w:t>…</w:t>
            </w:r>
          </w:p>
        </w:tc>
      </w:tr>
      <w:tr w:rsidR="00A11DF9" w:rsidRPr="00570468" w14:paraId="5F33731C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3C911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t xml:space="preserve">Классы </w:t>
            </w:r>
            <w:r>
              <w:rPr>
                <w:lang w:val="en-US"/>
              </w:rPr>
              <w:t>Loader</w:t>
            </w:r>
            <w:r>
              <w:t xml:space="preserve"> (</w:t>
            </w:r>
            <w:r>
              <w:rPr>
                <w:lang w:val="en-US"/>
              </w:rPr>
              <w:t xml:space="preserve">28 </w:t>
            </w:r>
            <w:r>
              <w:t>классов)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59ABF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>
              <w:t xml:space="preserve">Содержит набор классов для загрузки данных с помощью </w:t>
            </w:r>
            <w:r>
              <w:rPr>
                <w:lang w:val="en-US"/>
              </w:rPr>
              <w:t>API.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E57BF" w14:textId="77777777" w:rsidR="00A11DF9" w:rsidRDefault="00A11DF9" w:rsidP="00A11DF9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26298D">
              <w:rPr>
                <w:sz w:val="24"/>
                <w:szCs w:val="24"/>
              </w:rPr>
              <w:t>loadInBackground</w:t>
            </w:r>
            <w:r>
              <w:rPr>
                <w:sz w:val="24"/>
                <w:szCs w:val="24"/>
                <w:lang w:val="en-US"/>
              </w:rPr>
              <w:t>()</w:t>
            </w:r>
          </w:p>
          <w:p w14:paraId="1719035F" w14:textId="77777777" w:rsidR="00A11DF9" w:rsidRDefault="00A11DF9" w:rsidP="00A11DF9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26298D">
              <w:rPr>
                <w:sz w:val="24"/>
                <w:szCs w:val="24"/>
                <w:lang w:val="en-US"/>
              </w:rPr>
              <w:t>DoRequest</w:t>
            </w:r>
            <w:r>
              <w:rPr>
                <w:sz w:val="24"/>
                <w:szCs w:val="24"/>
                <w:lang w:val="en-US"/>
              </w:rPr>
              <w:t>()</w:t>
            </w:r>
          </w:p>
          <w:p w14:paraId="35A303D7" w14:textId="77777777" w:rsidR="00A11DF9" w:rsidRDefault="00A11DF9" w:rsidP="00A11DF9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26298D">
              <w:rPr>
                <w:sz w:val="24"/>
                <w:szCs w:val="24"/>
                <w:lang w:val="en-US"/>
              </w:rPr>
              <w:t>onStopLoading</w:t>
            </w:r>
            <w:r>
              <w:rPr>
                <w:sz w:val="24"/>
                <w:szCs w:val="24"/>
                <w:lang w:val="en-US"/>
              </w:rPr>
              <w:t>()</w:t>
            </w:r>
          </w:p>
          <w:p w14:paraId="49D72F03" w14:textId="77777777" w:rsidR="00A11DF9" w:rsidRDefault="00A11DF9" w:rsidP="00A11DF9">
            <w:pPr>
              <w:pStyle w:val="affff8"/>
              <w:rPr>
                <w:rStyle w:val="afffb"/>
                <w:bCs/>
                <w:i w:val="0"/>
                <w:iCs w:val="0"/>
              </w:rPr>
            </w:pPr>
            <w:r w:rsidRPr="0026298D">
              <w:rPr>
                <w:lang w:val="en-US"/>
              </w:rPr>
              <w:t>onStartLoading</w:t>
            </w:r>
            <w:r>
              <w:rPr>
                <w:lang w:val="en-US"/>
              </w:rPr>
              <w:t>()</w:t>
            </w:r>
          </w:p>
        </w:tc>
      </w:tr>
      <w:tr w:rsidR="00A11DF9" w:rsidRPr="008C466F" w14:paraId="6A75C077" w14:textId="77777777" w:rsidTr="000018E4">
        <w:trPr>
          <w:trHeight w:val="433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3DE06" w14:textId="77777777" w:rsidR="00A11DF9" w:rsidRPr="008C466F" w:rsidRDefault="00A11DF9" w:rsidP="00A11DF9">
            <w:pPr>
              <w:pStyle w:val="affff8"/>
              <w:rPr>
                <w:lang w:val="en-US"/>
              </w:rPr>
            </w:pPr>
            <w:r>
              <w:rPr>
                <w:lang w:val="en-US"/>
              </w:rPr>
              <w:t>LoaderIds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978C1" w14:textId="77777777" w:rsidR="00A11DF9" w:rsidRPr="008C466F" w:rsidRDefault="00A11DF9" w:rsidP="00A11DF9">
            <w:pPr>
              <w:pStyle w:val="affff8"/>
            </w:pPr>
            <w:r>
              <w:t>Класс, хранящий идентификаторы загрузчиков</w:t>
            </w:r>
            <w:r w:rsidRPr="008C466F">
              <w:t xml:space="preserve"> </w:t>
            </w:r>
            <w:r>
              <w:t>(</w:t>
            </w:r>
            <w:r>
              <w:rPr>
                <w:lang w:val="en-US"/>
              </w:rPr>
              <w:t>Loader</w:t>
            </w:r>
            <w:r w:rsidRPr="008C466F">
              <w:t>)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A3F28" w14:textId="77777777" w:rsidR="00A11DF9" w:rsidRPr="0026298D" w:rsidRDefault="00A11DF9" w:rsidP="00A11DF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Отсутствуют</w:t>
            </w:r>
          </w:p>
        </w:tc>
      </w:tr>
    </w:tbl>
    <w:p w14:paraId="42658B64" w14:textId="77777777" w:rsidR="00A11DF9" w:rsidRDefault="00A11DF9" w:rsidP="00A11DF9">
      <w:pPr>
        <w:spacing w:line="240" w:lineRule="auto"/>
        <w:rPr>
          <w:rFonts w:eastAsia="Calibri"/>
          <w:szCs w:val="28"/>
          <w:lang w:val="x-none" w:eastAsia="en-US"/>
        </w:rPr>
      </w:pPr>
      <w:r>
        <w:br w:type="page"/>
      </w:r>
    </w:p>
    <w:p w14:paraId="4CA16653" w14:textId="77777777" w:rsidR="00A11DF9" w:rsidRDefault="00A11DF9" w:rsidP="00B05EDA">
      <w:pPr>
        <w:pStyle w:val="a8"/>
      </w:pPr>
      <w:bookmarkStart w:id="897" w:name="_Toc453253122"/>
      <w:bookmarkStart w:id="898" w:name="_Toc453254152"/>
      <w:bookmarkStart w:id="899" w:name="_Toc453256181"/>
      <w:r>
        <w:lastRenderedPageBreak/>
        <w:t>Описание выполняемых функций</w:t>
      </w:r>
      <w:bookmarkEnd w:id="897"/>
      <w:bookmarkEnd w:id="898"/>
      <w:bookmarkEnd w:id="899"/>
      <w:r>
        <w:t xml:space="preserve"> </w:t>
      </w:r>
    </w:p>
    <w:p w14:paraId="66DF66AD" w14:textId="165A51AA" w:rsidR="00A11DF9" w:rsidRPr="00FC2367" w:rsidRDefault="00A11DF9" w:rsidP="00A11DF9">
      <w:pPr>
        <w:pStyle w:val="afff3"/>
        <w:rPr>
          <w:lang w:val="ru-RU"/>
        </w:rPr>
      </w:pPr>
      <w:r>
        <w:rPr>
          <w:lang w:val="ru-RU"/>
        </w:rPr>
        <w:t xml:space="preserve">После запуска приложения пользователь имеет возможность авторизоваться в системе. По прохождению процесса авторизации, пользователь попадает на экран профиля, представленный на рисунке </w:t>
      </w:r>
      <w:r w:rsidR="00CC1902">
        <w:rPr>
          <w:lang w:val="ru-RU"/>
        </w:rPr>
        <w:t>П2.</w:t>
      </w:r>
      <w:r>
        <w:rPr>
          <w:lang w:val="ru-RU"/>
        </w:rPr>
        <w:t xml:space="preserve">4. В зависимости от прав пользователя в системе, экран отображает разную информацию. Профиль студента отображает его успеваемость, посещаемость и дополнительная информация о студенте, а профили преподавателей и родителей их контактные данные. На данном экране присутствует два навигационных меню. Первое меню, показанное на рисунке </w:t>
      </w:r>
      <w:r w:rsidR="00CC1902">
        <w:rPr>
          <w:lang w:val="ru-RU"/>
        </w:rPr>
        <w:t>П2.</w:t>
      </w:r>
      <w:r>
        <w:rPr>
          <w:lang w:val="ru-RU"/>
        </w:rPr>
        <w:t xml:space="preserve">5, используется во всей программе и вызывается потягиванием слева от экрана. Оно позволяет перемещаться по основным экранам приложения. Второе меню вызывается вытягиванием снизу-вверх и отображает меню навигации по истории занятий студента или учебных журналов преподавателя. Меню представлено на рисунке </w:t>
      </w:r>
      <w:r w:rsidR="00CC1902">
        <w:rPr>
          <w:lang w:val="ru-RU"/>
        </w:rPr>
        <w:t>П2.</w:t>
      </w:r>
      <w:r>
        <w:rPr>
          <w:lang w:val="ru-RU"/>
        </w:rPr>
        <w:t xml:space="preserve">6. По нажатию на элемент списка этого меню открывается экран с историей занятий, при этом можно выбрать историю по предмету, или по конкретной дате. Экран истории занятий показан на рисунке </w:t>
      </w:r>
      <w:r w:rsidR="00CC1902">
        <w:rPr>
          <w:lang w:val="ru-RU"/>
        </w:rPr>
        <w:t>П2.</w:t>
      </w:r>
      <w:r>
        <w:rPr>
          <w:lang w:val="ru-RU"/>
        </w:rPr>
        <w:t xml:space="preserve">7. На экране профиля студента присутствуют кнопки для открытия экранов с итоговыми оценками и посещаемостью, показанные на рисунках </w:t>
      </w:r>
      <w:r w:rsidR="00CC1902">
        <w:rPr>
          <w:lang w:val="ru-RU"/>
        </w:rPr>
        <w:t>П2.</w:t>
      </w:r>
      <w:r>
        <w:rPr>
          <w:lang w:val="ru-RU"/>
        </w:rPr>
        <w:t xml:space="preserve">8 и </w:t>
      </w:r>
      <w:r w:rsidR="00CC1902">
        <w:rPr>
          <w:lang w:val="ru-RU"/>
        </w:rPr>
        <w:t>П2.</w:t>
      </w:r>
      <w:r>
        <w:rPr>
          <w:lang w:val="ru-RU"/>
        </w:rPr>
        <w:t xml:space="preserve">9, а также экран дополнительной информации о студенте, показанный на рисунке </w:t>
      </w:r>
      <w:r w:rsidR="00CC1902">
        <w:rPr>
          <w:lang w:val="ru-RU"/>
        </w:rPr>
        <w:t>П2.</w:t>
      </w:r>
      <w:r>
        <w:rPr>
          <w:lang w:val="ru-RU"/>
        </w:rPr>
        <w:t xml:space="preserve">17. Через навигационное меню приложения пользователь может открыть экран расписания, по умолчанию открывающийся с расписанием для текущего пользователя, но также можно выбрать нужную группу или преподавателя для отображения. Экран расписания отображен на рисунке </w:t>
      </w:r>
      <w:r w:rsidR="00CC1902">
        <w:rPr>
          <w:lang w:val="ru-RU"/>
        </w:rPr>
        <w:t>П2.</w:t>
      </w:r>
      <w:r>
        <w:rPr>
          <w:lang w:val="ru-RU"/>
        </w:rPr>
        <w:t xml:space="preserve">10. Студенты имеют возможность посмотреть список преподавателей текущего семестра и, отдельно, всех предыдущих семестров. По нажатию на элемент списка преподавателей, открывается профиль выбранного пользователя. Экран списка преподавателей указан на рисунке </w:t>
      </w:r>
      <w:r w:rsidR="00CC1902">
        <w:rPr>
          <w:lang w:val="ru-RU"/>
        </w:rPr>
        <w:t>П2.</w:t>
      </w:r>
      <w:r>
        <w:rPr>
          <w:lang w:val="ru-RU"/>
        </w:rPr>
        <w:t xml:space="preserve">11. Преподаватели имеют возможность создания занятий, эта функция вызывается по нажатию кнопки в профиле пользователя. Экран создания занятия отображен на рисунке </w:t>
      </w:r>
      <w:r w:rsidR="00CC1902">
        <w:rPr>
          <w:lang w:val="ru-RU"/>
        </w:rPr>
        <w:t>П2.</w:t>
      </w:r>
      <w:r>
        <w:rPr>
          <w:lang w:val="ru-RU"/>
        </w:rPr>
        <w:t xml:space="preserve">12. После создания нового занятия, либо открытия учебного </w:t>
      </w:r>
      <w:r>
        <w:rPr>
          <w:lang w:val="ru-RU"/>
        </w:rPr>
        <w:lastRenderedPageBreak/>
        <w:t xml:space="preserve">журнала из навигационного меню, открывается журнал посещений студентов, представленный на рисунках </w:t>
      </w:r>
      <w:r w:rsidR="00CC1902">
        <w:rPr>
          <w:lang w:val="ru-RU"/>
        </w:rPr>
        <w:t>П2.</w:t>
      </w:r>
      <w:r>
        <w:rPr>
          <w:lang w:val="ru-RU"/>
        </w:rPr>
        <w:t xml:space="preserve">13 и </w:t>
      </w:r>
      <w:r w:rsidR="00CC1902">
        <w:rPr>
          <w:lang w:val="ru-RU"/>
        </w:rPr>
        <w:t>П2.</w:t>
      </w:r>
      <w:r>
        <w:rPr>
          <w:lang w:val="ru-RU"/>
        </w:rPr>
        <w:t xml:space="preserve">14. Режим представления меняется в зависимости от ориентации экрана смартфона. При портретной ориентации отображается только последнее посещение, а данные выстроены в виде списка. При альбомной ориентации представлена таблица посещений. По нажатию на ячейку таблицу открывается меню изменения посещения, аналогичное такому в портретной ориентации. Авторизованные пользователи имеют возможность обмена сообщениями. Для этого существуют экраны со списком диалогов пользователя и, непосредственно, самих диалогов. Приложение поддерживает </w:t>
      </w:r>
      <w:r>
        <w:rPr>
          <w:lang w:val="en-US"/>
        </w:rPr>
        <w:t>push</w:t>
      </w:r>
      <w:r w:rsidRPr="00FC2367">
        <w:rPr>
          <w:lang w:val="ru-RU"/>
        </w:rPr>
        <w:t>-</w:t>
      </w:r>
      <w:r>
        <w:rPr>
          <w:lang w:val="ru-RU"/>
        </w:rPr>
        <w:t xml:space="preserve">уведомления, поэтому данные диалогов обновляются в реальном времени. Экраны обмена сообщениями представлены на рисунках </w:t>
      </w:r>
      <w:r w:rsidR="00CC1902">
        <w:rPr>
          <w:lang w:val="ru-RU"/>
        </w:rPr>
        <w:t>П2.</w:t>
      </w:r>
      <w:r>
        <w:rPr>
          <w:lang w:val="ru-RU"/>
        </w:rPr>
        <w:t xml:space="preserve">15 и </w:t>
      </w:r>
      <w:r w:rsidR="00CC1902">
        <w:rPr>
          <w:lang w:val="ru-RU"/>
        </w:rPr>
        <w:t>П2.</w:t>
      </w:r>
      <w:r>
        <w:rPr>
          <w:lang w:val="ru-RU"/>
        </w:rPr>
        <w:t>16.</w:t>
      </w:r>
    </w:p>
    <w:p w14:paraId="2372E399" w14:textId="77777777" w:rsidR="00A11DF9" w:rsidRDefault="00A11DF9" w:rsidP="00B05EDA">
      <w:pPr>
        <w:pStyle w:val="a7"/>
        <w:numPr>
          <w:ilvl w:val="0"/>
          <w:numId w:val="0"/>
        </w:numPr>
        <w:sectPr w:rsidR="00A11DF9" w:rsidSect="006D3BE9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tbl>
      <w:tblPr>
        <w:tblStyle w:val="af3"/>
        <w:tblW w:w="14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  <w:gridCol w:w="4814"/>
      </w:tblGrid>
      <w:tr w:rsidR="00A11DF9" w:rsidRPr="00525A1A" w14:paraId="59AE2CD0" w14:textId="77777777" w:rsidTr="00A11DF9">
        <w:tc>
          <w:tcPr>
            <w:tcW w:w="4814" w:type="dxa"/>
          </w:tcPr>
          <w:p w14:paraId="09923BE1" w14:textId="68BC3FAA" w:rsidR="00A11DF9" w:rsidRPr="00525A1A" w:rsidRDefault="00A11DF9" w:rsidP="00A11DF9">
            <w:pPr>
              <w:pStyle w:val="affa"/>
            </w:pPr>
            <w:r>
              <w:rPr>
                <w:lang w:val="ru-RU"/>
              </w:rPr>
              <w:lastRenderedPageBreak/>
              <w:drawing>
                <wp:inline distT="0" distB="0" distL="0" distR="0" wp14:anchorId="47CC473B" wp14:editId="5A938759">
                  <wp:extent cx="2076450" cy="3657600"/>
                  <wp:effectExtent l="0" t="0" r="0" b="0"/>
                  <wp:docPr id="225" name="Рисунок 225" descr="UserPro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UserPro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A0FCB4E" w14:textId="77777777" w:rsidR="00A11DF9" w:rsidRPr="00525A1A" w:rsidRDefault="00A11DF9" w:rsidP="00A11DF9">
            <w:pPr>
              <w:pStyle w:val="affa"/>
            </w:pPr>
            <w:r>
              <w:rPr>
                <w:lang w:val="ru-RU"/>
              </w:rPr>
              <w:drawing>
                <wp:inline distT="0" distB="0" distL="0" distR="0" wp14:anchorId="49A4CA79" wp14:editId="51F86CB5">
                  <wp:extent cx="2059178" cy="3657600"/>
                  <wp:effectExtent l="0" t="0" r="0" b="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7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AF73B63" w14:textId="77777777" w:rsidR="00A11DF9" w:rsidRPr="00525A1A" w:rsidRDefault="00A11DF9" w:rsidP="00A11DF9">
            <w:pPr>
              <w:pStyle w:val="affa"/>
              <w:rPr>
                <w:lang w:eastAsia="en-US"/>
              </w:rPr>
            </w:pPr>
            <w:r>
              <w:rPr>
                <w:lang w:val="ru-RU"/>
              </w:rPr>
              <w:drawing>
                <wp:inline distT="0" distB="0" distL="0" distR="0" wp14:anchorId="426F330C" wp14:editId="3F061E4A">
                  <wp:extent cx="2054248" cy="3657600"/>
                  <wp:effectExtent l="0" t="0" r="3175" b="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4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DF9" w:rsidRPr="00525A1A" w14:paraId="4E1DA8E1" w14:textId="77777777" w:rsidTr="00A11DF9">
        <w:tc>
          <w:tcPr>
            <w:tcW w:w="4814" w:type="dxa"/>
          </w:tcPr>
          <w:p w14:paraId="09FA1E54" w14:textId="5522E093" w:rsidR="00A11DF9" w:rsidRPr="00525A1A" w:rsidRDefault="00A11DF9" w:rsidP="00A11DF9">
            <w:pPr>
              <w:pStyle w:val="affa"/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4</w:t>
            </w:r>
            <w:r w:rsidR="0086410D" w:rsidRPr="0086410D">
              <w:rPr>
                <w:lang w:val="ru-RU"/>
              </w:rPr>
              <w:t xml:space="preserve"> </w:t>
            </w:r>
            <w:r>
              <w:rPr>
                <w:lang w:val="ru-RU"/>
              </w:rPr>
              <w:t>Э</w:t>
            </w:r>
            <w:r>
              <w:t>кран</w:t>
            </w:r>
            <w:r w:rsidRPr="00525A1A">
              <w:t xml:space="preserve"> «</w:t>
            </w:r>
            <w:r w:rsidRPr="00525A1A">
              <w:rPr>
                <w:lang w:val="ru-RU"/>
              </w:rPr>
              <w:t>Профиль студента</w:t>
            </w:r>
            <w:r w:rsidRPr="00525A1A">
              <w:t>»</w:t>
            </w:r>
          </w:p>
        </w:tc>
        <w:tc>
          <w:tcPr>
            <w:tcW w:w="4814" w:type="dxa"/>
          </w:tcPr>
          <w:p w14:paraId="5B6A2C2B" w14:textId="57F6EB96" w:rsidR="00A11DF9" w:rsidRPr="00525A1A" w:rsidRDefault="00A11DF9" w:rsidP="00A11DF9">
            <w:pPr>
              <w:pStyle w:val="affa"/>
            </w:pPr>
            <w:r w:rsidRPr="00525A1A">
              <w:t>Рисунок</w:t>
            </w:r>
            <w:r>
              <w:rPr>
                <w:lang w:val="ru-RU"/>
              </w:rPr>
              <w:t xml:space="preserve">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5</w:t>
            </w:r>
            <w:r w:rsidR="0086410D" w:rsidRPr="0086410D">
              <w:rPr>
                <w:lang w:val="ru-RU"/>
              </w:rPr>
              <w:t xml:space="preserve"> </w:t>
            </w:r>
            <w:r>
              <w:rPr>
                <w:lang w:val="ru-RU"/>
              </w:rPr>
              <w:t>Экран</w:t>
            </w:r>
            <w:r w:rsidRPr="00525A1A">
              <w:t xml:space="preserve"> «Навигационное меню приложения» </w:t>
            </w:r>
          </w:p>
        </w:tc>
        <w:tc>
          <w:tcPr>
            <w:tcW w:w="4814" w:type="dxa"/>
          </w:tcPr>
          <w:p w14:paraId="132D5B8B" w14:textId="33CA054D" w:rsidR="00A11DF9" w:rsidRPr="00525A1A" w:rsidRDefault="00A11DF9" w:rsidP="00A11DF9">
            <w:pPr>
              <w:pStyle w:val="affa"/>
            </w:pPr>
            <w:r w:rsidRPr="00525A1A">
              <w:t xml:space="preserve">Рисунок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6</w:t>
            </w:r>
            <w:r w:rsidR="0086410D" w:rsidRPr="0086410D">
              <w:rPr>
                <w:lang w:val="ru-RU"/>
              </w:rPr>
              <w:t xml:space="preserve"> </w:t>
            </w:r>
            <w:r>
              <w:rPr>
                <w:lang w:val="ru-RU"/>
              </w:rPr>
              <w:t>Экран</w:t>
            </w:r>
            <w:r w:rsidRPr="00525A1A">
              <w:t xml:space="preserve"> «Навигационное меню занятий»</w:t>
            </w:r>
          </w:p>
        </w:tc>
      </w:tr>
    </w:tbl>
    <w:p w14:paraId="62E4A138" w14:textId="77777777" w:rsidR="00A11DF9" w:rsidRPr="00525A1A" w:rsidRDefault="00A11DF9" w:rsidP="00A11DF9">
      <w:pPr>
        <w:pStyle w:val="affa"/>
      </w:pPr>
    </w:p>
    <w:tbl>
      <w:tblPr>
        <w:tblStyle w:val="af3"/>
        <w:tblW w:w="14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  <w:gridCol w:w="4814"/>
      </w:tblGrid>
      <w:tr w:rsidR="00A11DF9" w:rsidRPr="00525A1A" w14:paraId="5758EC08" w14:textId="77777777" w:rsidTr="00A11DF9">
        <w:tc>
          <w:tcPr>
            <w:tcW w:w="4814" w:type="dxa"/>
          </w:tcPr>
          <w:p w14:paraId="7809C73E" w14:textId="4DF47420" w:rsidR="00A11DF9" w:rsidRPr="00B2785F" w:rsidRDefault="00A11DF9" w:rsidP="00A11DF9">
            <w:pPr>
              <w:pStyle w:val="affa"/>
            </w:pPr>
            <w:r>
              <w:rPr>
                <w:lang w:val="ru-RU"/>
              </w:rPr>
              <w:lastRenderedPageBreak/>
              <w:drawing>
                <wp:inline distT="0" distB="0" distL="0" distR="0" wp14:anchorId="02D582F2" wp14:editId="714061CA">
                  <wp:extent cx="2085975" cy="3657600"/>
                  <wp:effectExtent l="0" t="0" r="9525" b="0"/>
                  <wp:docPr id="224" name="Рисунок 224" descr="Lesson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Lesson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A2D96ED" w14:textId="79544163" w:rsidR="00A11DF9" w:rsidRPr="00525A1A" w:rsidRDefault="00A11DF9" w:rsidP="00A11DF9">
            <w:pPr>
              <w:pStyle w:val="affa"/>
              <w:rPr>
                <w:lang w:eastAsia="en-US"/>
              </w:rPr>
            </w:pPr>
            <w:r>
              <w:rPr>
                <w:lang w:val="ru-RU"/>
              </w:rPr>
              <w:drawing>
                <wp:inline distT="0" distB="0" distL="0" distR="0" wp14:anchorId="540D2F97" wp14:editId="73F42C4B">
                  <wp:extent cx="2066925" cy="3657600"/>
                  <wp:effectExtent l="0" t="0" r="9525" b="0"/>
                  <wp:docPr id="223" name="Рисунок 223" descr="FinalGrad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FinalGrad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203D040" w14:textId="1E9535EF" w:rsidR="00A11DF9" w:rsidRPr="00525A1A" w:rsidRDefault="00A11DF9" w:rsidP="00A11DF9">
            <w:pPr>
              <w:pStyle w:val="affa"/>
              <w:rPr>
                <w:lang w:eastAsia="en-US"/>
              </w:rPr>
            </w:pPr>
            <w:r>
              <w:rPr>
                <w:lang w:val="ru-RU"/>
              </w:rPr>
              <w:drawing>
                <wp:inline distT="0" distB="0" distL="0" distR="0" wp14:anchorId="18E79E1C" wp14:editId="7160832C">
                  <wp:extent cx="2066925" cy="3657600"/>
                  <wp:effectExtent l="0" t="0" r="9525" b="0"/>
                  <wp:docPr id="222" name="Рисунок 222" descr="DetailedEdu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DetailedEdu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DF9" w:rsidRPr="00525A1A" w14:paraId="4F420CC9" w14:textId="77777777" w:rsidTr="00A11DF9">
        <w:tc>
          <w:tcPr>
            <w:tcW w:w="4814" w:type="dxa"/>
          </w:tcPr>
          <w:p w14:paraId="0963E55F" w14:textId="08B0F95C" w:rsidR="00A11DF9" w:rsidRPr="00525A1A" w:rsidRDefault="00A11DF9" w:rsidP="00A11DF9">
            <w:pPr>
              <w:pStyle w:val="affa"/>
            </w:pPr>
            <w:r w:rsidRPr="00525A1A">
              <w:t xml:space="preserve">Рисунок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7</w:t>
            </w:r>
            <w:r w:rsidRPr="00525A1A">
              <w:t xml:space="preserve"> </w:t>
            </w:r>
            <w:r>
              <w:rPr>
                <w:lang w:val="ru-RU"/>
              </w:rPr>
              <w:t>Экран</w:t>
            </w:r>
            <w:r w:rsidRPr="00525A1A">
              <w:t xml:space="preserve"> «Список занятий по предмету»</w:t>
            </w:r>
          </w:p>
        </w:tc>
        <w:tc>
          <w:tcPr>
            <w:tcW w:w="4814" w:type="dxa"/>
          </w:tcPr>
          <w:p w14:paraId="586327A8" w14:textId="3221B771" w:rsidR="00A11DF9" w:rsidRPr="00525A1A" w:rsidRDefault="00A11DF9" w:rsidP="00A11DF9">
            <w:pPr>
              <w:pStyle w:val="affa"/>
            </w:pPr>
            <w:r w:rsidRPr="00525A1A">
              <w:t>Рисунок</w:t>
            </w:r>
            <w:r>
              <w:rPr>
                <w:lang w:val="ru-RU"/>
              </w:rPr>
              <w:t xml:space="preserve">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8</w:t>
            </w:r>
            <w:r w:rsidR="0086410D">
              <w:t xml:space="preserve"> </w:t>
            </w:r>
            <w:r>
              <w:rPr>
                <w:lang w:val="ru-RU"/>
              </w:rPr>
              <w:t>Экран</w:t>
            </w:r>
            <w:r w:rsidRPr="00525A1A">
              <w:t xml:space="preserve"> «Итоговые оценки»</w:t>
            </w:r>
          </w:p>
        </w:tc>
        <w:tc>
          <w:tcPr>
            <w:tcW w:w="4814" w:type="dxa"/>
          </w:tcPr>
          <w:p w14:paraId="6EF53012" w14:textId="09EE5A77" w:rsidR="00A11DF9" w:rsidRPr="00525A1A" w:rsidRDefault="00A11DF9" w:rsidP="00A11DF9">
            <w:pPr>
              <w:pStyle w:val="affa"/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9</w:t>
            </w:r>
            <w:r w:rsidR="0086410D">
              <w:t xml:space="preserve"> </w:t>
            </w:r>
            <w:r>
              <w:rPr>
                <w:lang w:val="ru-RU"/>
              </w:rPr>
              <w:t>Экран</w:t>
            </w:r>
            <w:r w:rsidRPr="00525A1A">
              <w:t xml:space="preserve"> «</w:t>
            </w:r>
            <w:r w:rsidRPr="00525A1A">
              <w:rPr>
                <w:lang w:val="ru-RU"/>
              </w:rPr>
              <w:t>Посещаемость</w:t>
            </w:r>
            <w:r w:rsidRPr="00525A1A">
              <w:t>»</w:t>
            </w:r>
          </w:p>
        </w:tc>
      </w:tr>
    </w:tbl>
    <w:p w14:paraId="33F16ABD" w14:textId="77777777" w:rsidR="00A11DF9" w:rsidRPr="00525A1A" w:rsidRDefault="00A11DF9" w:rsidP="00A11DF9">
      <w:pPr>
        <w:pStyle w:val="affa"/>
      </w:pPr>
    </w:p>
    <w:tbl>
      <w:tblPr>
        <w:tblStyle w:val="af3"/>
        <w:tblW w:w="14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  <w:gridCol w:w="4814"/>
      </w:tblGrid>
      <w:tr w:rsidR="00A11DF9" w:rsidRPr="00525A1A" w14:paraId="5A74C20D" w14:textId="77777777" w:rsidTr="00A11DF9">
        <w:tc>
          <w:tcPr>
            <w:tcW w:w="4814" w:type="dxa"/>
          </w:tcPr>
          <w:p w14:paraId="4F98A7D4" w14:textId="674E7046" w:rsidR="00A11DF9" w:rsidRPr="00525A1A" w:rsidRDefault="00A11DF9" w:rsidP="00A11DF9">
            <w:pPr>
              <w:pStyle w:val="affa"/>
            </w:pPr>
            <w:r>
              <w:rPr>
                <w:lang w:val="ru-RU"/>
              </w:rPr>
              <w:lastRenderedPageBreak/>
              <w:drawing>
                <wp:inline distT="0" distB="0" distL="0" distR="0" wp14:anchorId="08A95205" wp14:editId="3CD58B51">
                  <wp:extent cx="2066925" cy="3657600"/>
                  <wp:effectExtent l="0" t="0" r="9525" b="0"/>
                  <wp:docPr id="221" name="Рисунок 221" descr="Sche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Sche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E6B61AF" w14:textId="77777777" w:rsidR="00A11DF9" w:rsidRPr="00525A1A" w:rsidRDefault="00A11DF9" w:rsidP="00A11DF9">
            <w:pPr>
              <w:pStyle w:val="affa"/>
            </w:pPr>
            <w:r>
              <w:rPr>
                <w:lang w:val="ru-RU"/>
              </w:rPr>
              <w:drawing>
                <wp:inline distT="0" distB="0" distL="0" distR="0" wp14:anchorId="68C4C8EF" wp14:editId="605D60AC">
                  <wp:extent cx="2047875" cy="3657600"/>
                  <wp:effectExtent l="0" t="0" r="9525" b="0"/>
                  <wp:docPr id="11" name="Рисунок 11" descr="StudentTeach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tudentTeach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88F3F1A" w14:textId="77777777" w:rsidR="00A11DF9" w:rsidRPr="00525A1A" w:rsidRDefault="00A11DF9" w:rsidP="00A11DF9">
            <w:pPr>
              <w:pStyle w:val="affa"/>
              <w:rPr>
                <w:lang w:eastAsia="en-US"/>
              </w:rPr>
            </w:pPr>
            <w:r>
              <w:rPr>
                <w:lang w:val="ru-RU"/>
              </w:rPr>
              <w:drawing>
                <wp:inline distT="0" distB="0" distL="0" distR="0" wp14:anchorId="79529D3E" wp14:editId="71674FE7">
                  <wp:extent cx="2066925" cy="3657600"/>
                  <wp:effectExtent l="0" t="0" r="9525" b="0"/>
                  <wp:docPr id="211" name="Рисунок 211" descr="NewLess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NewLess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DF9" w:rsidRPr="00525A1A" w14:paraId="26DCDFC0" w14:textId="77777777" w:rsidTr="00A11DF9">
        <w:tc>
          <w:tcPr>
            <w:tcW w:w="4814" w:type="dxa"/>
          </w:tcPr>
          <w:p w14:paraId="4C45655B" w14:textId="43E87958" w:rsidR="00A11DF9" w:rsidRPr="00525A1A" w:rsidRDefault="00A11DF9" w:rsidP="00A11DF9">
            <w:pPr>
              <w:pStyle w:val="affa"/>
            </w:pPr>
            <w:r w:rsidRPr="00525A1A">
              <w:t>Рисунок</w:t>
            </w:r>
            <w:r>
              <w:rPr>
                <w:lang w:val="ru-RU"/>
              </w:rPr>
              <w:t xml:space="preserve">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10 Экран</w:t>
            </w:r>
            <w:r w:rsidRPr="00525A1A">
              <w:t xml:space="preserve"> «Расписание занятий группы»</w:t>
            </w:r>
          </w:p>
        </w:tc>
        <w:tc>
          <w:tcPr>
            <w:tcW w:w="4814" w:type="dxa"/>
          </w:tcPr>
          <w:p w14:paraId="1D4E3ED5" w14:textId="39366792" w:rsidR="00A11DF9" w:rsidRPr="00525A1A" w:rsidRDefault="00A11DF9" w:rsidP="00A11DF9">
            <w:pPr>
              <w:pStyle w:val="affa"/>
              <w:rPr>
                <w:lang w:val="ru-RU"/>
              </w:rPr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11</w:t>
            </w:r>
            <w:r w:rsidR="0086410D">
              <w:t xml:space="preserve"> </w:t>
            </w:r>
            <w:r>
              <w:rPr>
                <w:lang w:val="ru-RU"/>
              </w:rPr>
              <w:t>Экран</w:t>
            </w:r>
            <w:r w:rsidRPr="00525A1A">
              <w:t xml:space="preserve"> «</w:t>
            </w:r>
            <w:r w:rsidRPr="00525A1A">
              <w:rPr>
                <w:lang w:val="ru-RU"/>
              </w:rPr>
              <w:t>Список преподавателей</w:t>
            </w:r>
            <w:r w:rsidRPr="00525A1A">
              <w:t>»</w:t>
            </w:r>
          </w:p>
        </w:tc>
        <w:tc>
          <w:tcPr>
            <w:tcW w:w="4814" w:type="dxa"/>
          </w:tcPr>
          <w:p w14:paraId="5DCD44FF" w14:textId="56DF9170" w:rsidR="00A11DF9" w:rsidRPr="00525A1A" w:rsidRDefault="00A11DF9" w:rsidP="00A11DF9">
            <w:pPr>
              <w:pStyle w:val="affa"/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12</w:t>
            </w:r>
            <w:r w:rsidR="0086410D">
              <w:t xml:space="preserve"> </w:t>
            </w:r>
            <w:r>
              <w:rPr>
                <w:lang w:val="ru-RU"/>
              </w:rPr>
              <w:t xml:space="preserve">Экран </w:t>
            </w:r>
            <w:r w:rsidRPr="00525A1A">
              <w:t>«</w:t>
            </w:r>
            <w:r w:rsidRPr="00525A1A">
              <w:rPr>
                <w:lang w:val="ru-RU"/>
              </w:rPr>
              <w:t>Создание занятия</w:t>
            </w:r>
            <w:r w:rsidRPr="00525A1A">
              <w:t>»</w:t>
            </w:r>
          </w:p>
        </w:tc>
      </w:tr>
    </w:tbl>
    <w:p w14:paraId="02809EEC" w14:textId="77777777" w:rsidR="00A11DF9" w:rsidRPr="00525A1A" w:rsidRDefault="00A11DF9" w:rsidP="00A11DF9">
      <w:pPr>
        <w:pStyle w:val="affa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2"/>
        <w:gridCol w:w="81"/>
        <w:gridCol w:w="5158"/>
        <w:gridCol w:w="5176"/>
        <w:gridCol w:w="95"/>
      </w:tblGrid>
      <w:tr w:rsidR="00A11DF9" w:rsidRPr="00525A1A" w14:paraId="56901D9E" w14:textId="77777777" w:rsidTr="00A11DF9">
        <w:tc>
          <w:tcPr>
            <w:tcW w:w="4714" w:type="dxa"/>
          </w:tcPr>
          <w:p w14:paraId="1B5D72DE" w14:textId="455141B5" w:rsidR="00A11DF9" w:rsidRPr="00B2785F" w:rsidRDefault="00A11DF9" w:rsidP="00A11DF9">
            <w:pPr>
              <w:pStyle w:val="affa"/>
            </w:pPr>
            <w:r>
              <w:rPr>
                <w:lang w:val="ru-RU"/>
              </w:rPr>
              <w:lastRenderedPageBreak/>
              <w:drawing>
                <wp:inline distT="0" distB="0" distL="0" distR="0" wp14:anchorId="62BC45FB" wp14:editId="70E96840">
                  <wp:extent cx="2085975" cy="3657600"/>
                  <wp:effectExtent l="0" t="0" r="9525" b="0"/>
                  <wp:docPr id="220" name="Рисунок 220" descr="JournalPORTRA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JournalPORTRA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6" w:type="dxa"/>
            <w:gridSpan w:val="4"/>
          </w:tcPr>
          <w:p w14:paraId="6B0C6BCA" w14:textId="19DE7290" w:rsidR="00A11DF9" w:rsidRPr="00525A1A" w:rsidRDefault="00A11DF9" w:rsidP="00A11DF9">
            <w:pPr>
              <w:pStyle w:val="affa"/>
              <w:rPr>
                <w:lang w:eastAsia="en-US"/>
              </w:rPr>
            </w:pPr>
            <w:r>
              <w:rPr>
                <w:lang w:val="ru-RU"/>
              </w:rPr>
              <w:drawing>
                <wp:inline distT="0" distB="0" distL="0" distR="0" wp14:anchorId="6BD5A8EA" wp14:editId="30C893E5">
                  <wp:extent cx="6515100" cy="3657600"/>
                  <wp:effectExtent l="0" t="0" r="0" b="0"/>
                  <wp:docPr id="219" name="Рисунок 219" descr="JournalLANDSC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JournalLANDSC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1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5A1A">
              <w:t xml:space="preserve"> </w:t>
            </w:r>
          </w:p>
        </w:tc>
      </w:tr>
      <w:tr w:rsidR="00A11DF9" w:rsidRPr="00525A1A" w14:paraId="7D08D39A" w14:textId="77777777" w:rsidTr="00A11DF9">
        <w:tc>
          <w:tcPr>
            <w:tcW w:w="4714" w:type="dxa"/>
          </w:tcPr>
          <w:p w14:paraId="71CD0C57" w14:textId="4842088F" w:rsidR="00A11DF9" w:rsidRPr="00B307B8" w:rsidRDefault="00A11DF9" w:rsidP="00A11DF9">
            <w:pPr>
              <w:jc w:val="center"/>
              <w:rPr>
                <w:i/>
              </w:rPr>
            </w:pPr>
            <w:r w:rsidRPr="009A0199">
              <w:rPr>
                <w:i/>
                <w:noProof/>
                <w:sz w:val="24"/>
                <w:szCs w:val="24"/>
                <w:lang w:val="x-none"/>
              </w:rPr>
              <w:t xml:space="preserve">Рисунок </w:t>
            </w:r>
            <w:r w:rsidR="00CC1902" w:rsidRPr="00CC1902">
              <w:rPr>
                <w:i/>
                <w:noProof/>
                <w:sz w:val="24"/>
                <w:szCs w:val="24"/>
                <w:lang w:val="x-none"/>
              </w:rPr>
              <w:t>П2.</w:t>
            </w:r>
            <w:r>
              <w:rPr>
                <w:i/>
                <w:noProof/>
                <w:sz w:val="24"/>
                <w:szCs w:val="24"/>
              </w:rPr>
              <w:t>13</w:t>
            </w:r>
            <w:r w:rsidR="0086410D">
              <w:rPr>
                <w:i/>
                <w:noProof/>
                <w:sz w:val="24"/>
                <w:szCs w:val="24"/>
                <w:lang w:val="x-none"/>
              </w:rPr>
              <w:t xml:space="preserve"> </w:t>
            </w:r>
            <w:r>
              <w:rPr>
                <w:i/>
                <w:noProof/>
                <w:sz w:val="24"/>
                <w:szCs w:val="24"/>
              </w:rPr>
              <w:t>Экран</w:t>
            </w:r>
            <w:r w:rsidRPr="009A0199">
              <w:rPr>
                <w:i/>
                <w:noProof/>
                <w:sz w:val="24"/>
                <w:szCs w:val="24"/>
                <w:lang w:val="x-none"/>
              </w:rPr>
              <w:t xml:space="preserve"> «Редактирование занятия, портретная ориентация»</w:t>
            </w:r>
          </w:p>
        </w:tc>
        <w:tc>
          <w:tcPr>
            <w:tcW w:w="9846" w:type="dxa"/>
            <w:gridSpan w:val="4"/>
          </w:tcPr>
          <w:p w14:paraId="625F4C8E" w14:textId="1201E68B" w:rsidR="00A11DF9" w:rsidRPr="00525A1A" w:rsidRDefault="00A11DF9" w:rsidP="00A11DF9">
            <w:pPr>
              <w:pStyle w:val="affa"/>
            </w:pPr>
            <w:r w:rsidRPr="00525A1A">
              <w:t xml:space="preserve">Рисунок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14</w:t>
            </w:r>
            <w:r w:rsidR="0086410D">
              <w:t xml:space="preserve"> </w:t>
            </w:r>
            <w:r>
              <w:rPr>
                <w:lang w:val="ru-RU"/>
              </w:rPr>
              <w:t>Экран</w:t>
            </w:r>
            <w:r w:rsidRPr="00525A1A">
              <w:t xml:space="preserve"> « Редактирование занятия, альбомная ориентация» </w:t>
            </w:r>
          </w:p>
        </w:tc>
      </w:tr>
      <w:tr w:rsidR="00A11DF9" w:rsidRPr="00525A1A" w14:paraId="5B53A8D7" w14:textId="77777777" w:rsidTr="00A11DF9">
        <w:trPr>
          <w:gridAfter w:val="1"/>
          <w:wAfter w:w="118" w:type="dxa"/>
        </w:trPr>
        <w:tc>
          <w:tcPr>
            <w:tcW w:w="4814" w:type="dxa"/>
            <w:gridSpan w:val="2"/>
          </w:tcPr>
          <w:p w14:paraId="56AAA9FD" w14:textId="4DFCEC90" w:rsidR="00A11DF9" w:rsidRPr="00525A1A" w:rsidRDefault="00A11DF9" w:rsidP="00A11DF9">
            <w:pPr>
              <w:pStyle w:val="affa"/>
            </w:pPr>
            <w:r>
              <w:rPr>
                <w:lang w:val="ru-RU"/>
              </w:rPr>
              <w:lastRenderedPageBreak/>
              <w:drawing>
                <wp:inline distT="0" distB="0" distL="0" distR="0" wp14:anchorId="7EBE0713" wp14:editId="3F843548">
                  <wp:extent cx="2057400" cy="3657600"/>
                  <wp:effectExtent l="0" t="0" r="0" b="0"/>
                  <wp:docPr id="218" name="Рисунок 218" descr="dialog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dialog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C48303D" w14:textId="7D4630EF" w:rsidR="00A11DF9" w:rsidRPr="00525A1A" w:rsidRDefault="00A11DF9" w:rsidP="00A11DF9">
            <w:pPr>
              <w:pStyle w:val="affa"/>
            </w:pPr>
            <w:r>
              <w:rPr>
                <w:lang w:val="ru-RU"/>
              </w:rPr>
              <w:drawing>
                <wp:inline distT="0" distB="0" distL="0" distR="0" wp14:anchorId="5B225DA9" wp14:editId="7EA439B1">
                  <wp:extent cx="2047875" cy="3657600"/>
                  <wp:effectExtent l="0" t="0" r="9525" b="0"/>
                  <wp:docPr id="216" name="Рисунок 216" descr="mess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mess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86F927E" w14:textId="3CB9F2C9" w:rsidR="00A11DF9" w:rsidRPr="00525A1A" w:rsidRDefault="00A11DF9" w:rsidP="00A11DF9">
            <w:pPr>
              <w:pStyle w:val="affa"/>
              <w:rPr>
                <w:lang w:eastAsia="en-US"/>
              </w:rPr>
            </w:pPr>
            <w:r>
              <w:rPr>
                <w:lang w:val="ru-RU"/>
              </w:rPr>
              <w:drawing>
                <wp:inline distT="0" distB="0" distL="0" distR="0" wp14:anchorId="506FFCAD" wp14:editId="61956E6B">
                  <wp:extent cx="2066925" cy="3657600"/>
                  <wp:effectExtent l="0" t="0" r="9525" b="0"/>
                  <wp:docPr id="215" name="Рисунок 215" descr="Student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Student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DF9" w:rsidRPr="00525A1A" w14:paraId="2D17C12E" w14:textId="77777777" w:rsidTr="00A11DF9">
        <w:trPr>
          <w:gridAfter w:val="1"/>
          <w:wAfter w:w="118" w:type="dxa"/>
        </w:trPr>
        <w:tc>
          <w:tcPr>
            <w:tcW w:w="4814" w:type="dxa"/>
            <w:gridSpan w:val="2"/>
          </w:tcPr>
          <w:p w14:paraId="33811B5F" w14:textId="193B626E" w:rsidR="00A11DF9" w:rsidRPr="00525A1A" w:rsidRDefault="00A11DF9" w:rsidP="00A11DF9">
            <w:pPr>
              <w:pStyle w:val="affa"/>
              <w:rPr>
                <w:lang w:val="ru-RU"/>
              </w:rPr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15 Экран</w:t>
            </w:r>
            <w:r w:rsidRPr="00525A1A">
              <w:t xml:space="preserve"> «</w:t>
            </w:r>
            <w:r w:rsidRPr="00525A1A">
              <w:rPr>
                <w:lang w:val="ru-RU"/>
              </w:rPr>
              <w:t>Меню сообщений</w:t>
            </w:r>
            <w:r w:rsidRPr="00525A1A">
              <w:t>»</w:t>
            </w:r>
          </w:p>
        </w:tc>
        <w:tc>
          <w:tcPr>
            <w:tcW w:w="4814" w:type="dxa"/>
          </w:tcPr>
          <w:p w14:paraId="7B03C820" w14:textId="3493E6A5" w:rsidR="00A11DF9" w:rsidRPr="00525A1A" w:rsidRDefault="00A11DF9" w:rsidP="00A11DF9">
            <w:pPr>
              <w:pStyle w:val="affa"/>
              <w:rPr>
                <w:lang w:val="ru-RU"/>
              </w:rPr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="00CC1902">
              <w:rPr>
                <w:lang w:val="ru-RU"/>
              </w:rPr>
              <w:t>П2.</w:t>
            </w:r>
            <w:r>
              <w:rPr>
                <w:lang w:val="ru-RU"/>
              </w:rPr>
              <w:t>16</w:t>
            </w:r>
            <w:r w:rsidRPr="00525A1A">
              <w:rPr>
                <w:lang w:val="ru-RU"/>
              </w:rPr>
              <w:t xml:space="preserve"> </w:t>
            </w:r>
            <w:r>
              <w:rPr>
                <w:lang w:val="ru-RU"/>
              </w:rPr>
              <w:t>Экран</w:t>
            </w:r>
            <w:r w:rsidRPr="00525A1A">
              <w:t xml:space="preserve"> «</w:t>
            </w:r>
            <w:r w:rsidRPr="00525A1A">
              <w:rPr>
                <w:lang w:val="ru-RU"/>
              </w:rPr>
              <w:t>Диалог</w:t>
            </w:r>
            <w:r w:rsidRPr="00525A1A">
              <w:t>»</w:t>
            </w:r>
          </w:p>
        </w:tc>
        <w:tc>
          <w:tcPr>
            <w:tcW w:w="4814" w:type="dxa"/>
          </w:tcPr>
          <w:p w14:paraId="5B2171CE" w14:textId="45218932" w:rsidR="00A11DF9" w:rsidRPr="00525A1A" w:rsidRDefault="00A11DF9" w:rsidP="00A11DF9">
            <w:pPr>
              <w:pStyle w:val="affa"/>
            </w:pPr>
            <w:r w:rsidRPr="00525A1A">
              <w:t>Рисунок</w:t>
            </w:r>
            <w:r w:rsidR="00CC1902">
              <w:rPr>
                <w:lang w:val="ru-RU"/>
              </w:rPr>
              <w:t xml:space="preserve"> П2.</w:t>
            </w:r>
            <w:r>
              <w:rPr>
                <w:lang w:val="ru-RU"/>
              </w:rPr>
              <w:t>17</w:t>
            </w:r>
            <w:r w:rsidR="0086410D">
              <w:t xml:space="preserve"> </w:t>
            </w:r>
            <w:r>
              <w:rPr>
                <w:lang w:val="ru-RU"/>
              </w:rPr>
              <w:t>Экран</w:t>
            </w:r>
            <w:r w:rsidRPr="00525A1A">
              <w:t xml:space="preserve"> «Дополнительная информация» </w:t>
            </w:r>
          </w:p>
        </w:tc>
      </w:tr>
    </w:tbl>
    <w:p w14:paraId="035AD748" w14:textId="77777777" w:rsidR="00A11DF9" w:rsidRDefault="00A11DF9" w:rsidP="00A11DF9">
      <w:pPr>
        <w:spacing w:after="160" w:line="259" w:lineRule="auto"/>
        <w:sectPr w:rsidR="00A11DF9" w:rsidSect="00A11DF9">
          <w:pgSz w:w="16838" w:h="11906" w:orient="landscape"/>
          <w:pgMar w:top="562" w:right="1138" w:bottom="1699" w:left="1138" w:header="706" w:footer="706" w:gutter="0"/>
          <w:cols w:space="708"/>
          <w:titlePg/>
          <w:docGrid w:linePitch="360"/>
        </w:sectPr>
      </w:pPr>
    </w:p>
    <w:p w14:paraId="4F01A944" w14:textId="77777777" w:rsidR="00A11DF9" w:rsidRDefault="00A11DF9" w:rsidP="00B05EDA">
      <w:pPr>
        <w:pStyle w:val="a7"/>
      </w:pPr>
      <w:bookmarkStart w:id="900" w:name="_Toc453253123"/>
      <w:bookmarkStart w:id="901" w:name="_Toc453254153"/>
      <w:bookmarkStart w:id="902" w:name="_Toc453256182"/>
      <w:r>
        <w:lastRenderedPageBreak/>
        <w:t>Описание выполнения программы.</w:t>
      </w:r>
      <w:bookmarkEnd w:id="900"/>
      <w:bookmarkEnd w:id="901"/>
      <w:bookmarkEnd w:id="902"/>
    </w:p>
    <w:p w14:paraId="0DC773D1" w14:textId="77777777" w:rsidR="00A11DF9" w:rsidRPr="00EC5F63" w:rsidRDefault="00A11DF9" w:rsidP="00B05EDA">
      <w:pPr>
        <w:pStyle w:val="a8"/>
      </w:pPr>
      <w:bookmarkStart w:id="903" w:name="_Toc453253124"/>
      <w:bookmarkStart w:id="904" w:name="_Toc453254154"/>
      <w:bookmarkStart w:id="905" w:name="_Toc453256183"/>
      <w:r w:rsidRPr="00EC5F63">
        <w:t>Загрузка программы</w:t>
      </w:r>
      <w:bookmarkEnd w:id="903"/>
      <w:bookmarkEnd w:id="904"/>
      <w:bookmarkEnd w:id="905"/>
    </w:p>
    <w:p w14:paraId="37B2D1CC" w14:textId="77777777" w:rsidR="00A11DF9" w:rsidRDefault="00A11DF9" w:rsidP="00A11DF9">
      <w:pPr>
        <w:pStyle w:val="afff3"/>
      </w:pPr>
      <w:r>
        <w:t xml:space="preserve">Загрузка программы производиться с </w:t>
      </w:r>
      <w:r w:rsidRPr="00787367">
        <w:t>“</w:t>
      </w:r>
      <w:r>
        <w:rPr>
          <w:lang w:val="en-US"/>
        </w:rPr>
        <w:t>Google</w:t>
      </w:r>
      <w:r w:rsidRPr="00787367">
        <w:t xml:space="preserve"> </w:t>
      </w:r>
      <w:r>
        <w:rPr>
          <w:lang w:val="en-US"/>
        </w:rPr>
        <w:t>Play</w:t>
      </w:r>
      <w:r w:rsidRPr="00787367">
        <w:t>”</w:t>
      </w:r>
      <w:r>
        <w:t xml:space="preserve">. Установка происходит нажатием на кнопку «Установить» на странице приложения в </w:t>
      </w:r>
      <w:r w:rsidRPr="00787367">
        <w:t>“</w:t>
      </w:r>
      <w:r>
        <w:rPr>
          <w:lang w:val="en-US"/>
        </w:rPr>
        <w:t>Google</w:t>
      </w:r>
      <w:r w:rsidRPr="00787367">
        <w:t xml:space="preserve"> </w:t>
      </w:r>
      <w:r>
        <w:rPr>
          <w:lang w:val="en-US"/>
        </w:rPr>
        <w:t>Play</w:t>
      </w:r>
      <w:r w:rsidRPr="00787367">
        <w:t>”.</w:t>
      </w:r>
    </w:p>
    <w:p w14:paraId="622753C7" w14:textId="77777777" w:rsidR="00A11DF9" w:rsidRDefault="00A11DF9" w:rsidP="00B05EDA">
      <w:pPr>
        <w:pStyle w:val="a8"/>
      </w:pPr>
      <w:bookmarkStart w:id="906" w:name="_Toc453253125"/>
      <w:bookmarkStart w:id="907" w:name="_Toc453254155"/>
      <w:bookmarkStart w:id="908" w:name="_Toc453256184"/>
      <w:r w:rsidRPr="00787367">
        <w:t>Способ вызова программы</w:t>
      </w:r>
      <w:bookmarkEnd w:id="906"/>
      <w:bookmarkEnd w:id="907"/>
      <w:bookmarkEnd w:id="908"/>
    </w:p>
    <w:p w14:paraId="19C5DCE0" w14:textId="77777777" w:rsidR="00A11DF9" w:rsidRDefault="00A11DF9" w:rsidP="00A11DF9">
      <w:pPr>
        <w:pStyle w:val="afff3"/>
      </w:pPr>
      <w:r w:rsidRPr="00787367">
        <w:t>Вызов программы происходит простым нажатием на иконку в списке приложений мобильного устройства.</w:t>
      </w:r>
    </w:p>
    <w:p w14:paraId="56B74036" w14:textId="77777777" w:rsidR="00A11DF9" w:rsidRDefault="00A11DF9" w:rsidP="00B05EDA">
      <w:pPr>
        <w:pStyle w:val="a8"/>
      </w:pPr>
      <w:bookmarkStart w:id="909" w:name="_Toc453253126"/>
      <w:bookmarkStart w:id="910" w:name="_Toc453254156"/>
      <w:bookmarkStart w:id="911" w:name="_Toc453256185"/>
      <w:r w:rsidRPr="00081C37">
        <w:t>Режим работы программы</w:t>
      </w:r>
      <w:bookmarkEnd w:id="909"/>
      <w:bookmarkEnd w:id="910"/>
      <w:bookmarkEnd w:id="911"/>
    </w:p>
    <w:p w14:paraId="4F27325B" w14:textId="77777777" w:rsidR="00A11DF9" w:rsidRDefault="00A11DF9" w:rsidP="00A11DF9">
      <w:pPr>
        <w:pStyle w:val="afff3"/>
      </w:pPr>
      <w:r w:rsidRPr="00046C8D">
        <w:t xml:space="preserve">Активный режим, например, когда пользователь ждёт обработки запроса с активным окном программы. </w:t>
      </w:r>
    </w:p>
    <w:p w14:paraId="2DC3A5A0" w14:textId="77777777" w:rsidR="00A11DF9" w:rsidRDefault="00A11DF9" w:rsidP="00A11DF9">
      <w:pPr>
        <w:pStyle w:val="afff3"/>
      </w:pPr>
      <w:r w:rsidRPr="00046C8D">
        <w:t>Фоновый режим, например, когда пользователь сворачивает программу, в момент обработки запроса (запрос будет завершен в фоновом режиме).</w:t>
      </w:r>
    </w:p>
    <w:p w14:paraId="45B5B96D" w14:textId="77777777" w:rsidR="00A11DF9" w:rsidRDefault="00A11DF9" w:rsidP="00B05EDA">
      <w:pPr>
        <w:pStyle w:val="a8"/>
      </w:pPr>
      <w:bookmarkStart w:id="912" w:name="_Toc453253127"/>
      <w:bookmarkStart w:id="913" w:name="_Toc453254157"/>
      <w:bookmarkStart w:id="914" w:name="_Toc453256186"/>
      <w:r w:rsidRPr="0077365A">
        <w:t>Завершение выполнения программы</w:t>
      </w:r>
      <w:bookmarkEnd w:id="912"/>
      <w:bookmarkEnd w:id="913"/>
      <w:bookmarkEnd w:id="914"/>
    </w:p>
    <w:p w14:paraId="67975D51" w14:textId="77777777" w:rsidR="00A11DF9" w:rsidRDefault="00A11DF9" w:rsidP="00A11DF9">
      <w:pPr>
        <w:pStyle w:val="afff3"/>
      </w:pPr>
      <w:r>
        <w:t>Корректное завершение работы программы может быть вызвано нажатием кнопки назад на первом экране приложения.</w:t>
      </w:r>
    </w:p>
    <w:p w14:paraId="34E3DAA5" w14:textId="77777777" w:rsidR="00A11DF9" w:rsidRPr="009A0199" w:rsidRDefault="00A11DF9" w:rsidP="00A11DF9">
      <w:pPr>
        <w:spacing w:after="160" w:line="259" w:lineRule="auto"/>
        <w:rPr>
          <w:szCs w:val="28"/>
        </w:rPr>
      </w:pPr>
      <w:r>
        <w:br w:type="page"/>
      </w:r>
    </w:p>
    <w:p w14:paraId="2447CD33" w14:textId="77777777" w:rsidR="00A11DF9" w:rsidRDefault="00A11DF9" w:rsidP="00B05EDA">
      <w:pPr>
        <w:pStyle w:val="a7"/>
      </w:pPr>
      <w:bookmarkStart w:id="915" w:name="_Toc453253128"/>
      <w:bookmarkStart w:id="916" w:name="_Toc453254158"/>
      <w:bookmarkStart w:id="917" w:name="_Toc453256187"/>
      <w:r>
        <w:lastRenderedPageBreak/>
        <w:t>Сообщения программы</w:t>
      </w:r>
      <w:bookmarkEnd w:id="915"/>
      <w:bookmarkEnd w:id="916"/>
      <w:bookmarkEnd w:id="917"/>
    </w:p>
    <w:p w14:paraId="7197EE86" w14:textId="77777777" w:rsidR="00A11DF9" w:rsidRDefault="00A11DF9" w:rsidP="00B05EDA">
      <w:pPr>
        <w:pStyle w:val="a8"/>
      </w:pPr>
      <w:bookmarkStart w:id="918" w:name="_Toc453253129"/>
      <w:bookmarkStart w:id="919" w:name="_Toc453254159"/>
      <w:bookmarkStart w:id="920" w:name="_Toc453256188"/>
      <w:r>
        <w:t>Описание содержания сообщений</w:t>
      </w:r>
      <w:bookmarkEnd w:id="918"/>
      <w:bookmarkEnd w:id="919"/>
      <w:bookmarkEnd w:id="920"/>
    </w:p>
    <w:p w14:paraId="6CA67214" w14:textId="3272E41D" w:rsidR="00A11DF9" w:rsidRDefault="00A11DF9" w:rsidP="00A11DF9">
      <w:pPr>
        <w:pStyle w:val="afff3"/>
      </w:pPr>
      <w:r>
        <w:rPr>
          <w:lang w:val="ru-RU"/>
        </w:rPr>
        <w:t xml:space="preserve">На рисунках </w:t>
      </w:r>
      <w:r w:rsidR="00CC1902">
        <w:rPr>
          <w:lang w:val="ru-RU"/>
        </w:rPr>
        <w:t>П2.</w:t>
      </w:r>
      <w:r>
        <w:rPr>
          <w:lang w:val="ru-RU"/>
        </w:rPr>
        <w:t>18</w:t>
      </w:r>
      <w:r w:rsidR="00CC1902">
        <w:rPr>
          <w:lang w:val="ru-RU"/>
        </w:rPr>
        <w:t xml:space="preserve"> </w:t>
      </w:r>
      <w:r>
        <w:rPr>
          <w:lang w:val="ru-RU"/>
        </w:rPr>
        <w:t>-</w:t>
      </w:r>
      <w:r w:rsidR="00CC1902" w:rsidRPr="00CC1902">
        <w:rPr>
          <w:lang w:val="ru-RU"/>
        </w:rPr>
        <w:t xml:space="preserve"> </w:t>
      </w:r>
      <w:r w:rsidR="00CC1902">
        <w:rPr>
          <w:lang w:val="ru-RU"/>
        </w:rPr>
        <w:t>П2.</w:t>
      </w:r>
      <w:r>
        <w:rPr>
          <w:lang w:val="ru-RU"/>
        </w:rPr>
        <w:t xml:space="preserve">21 представлены сообщения программы. </w:t>
      </w:r>
    </w:p>
    <w:p w14:paraId="48735C95" w14:textId="77777777" w:rsidR="00A11DF9" w:rsidRDefault="00A11DF9" w:rsidP="00A11DF9">
      <w:pPr>
        <w:jc w:val="center"/>
      </w:pPr>
      <w:r>
        <w:rPr>
          <w:noProof/>
        </w:rPr>
        <w:drawing>
          <wp:inline distT="0" distB="0" distL="0" distR="0" wp14:anchorId="23713ED7" wp14:editId="4A848390">
            <wp:extent cx="3312543" cy="1059527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1855" cy="10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8897" w14:textId="461C268A" w:rsidR="00A11DF9" w:rsidRPr="002713F0" w:rsidRDefault="00A11DF9" w:rsidP="00A11DF9">
      <w:pPr>
        <w:jc w:val="center"/>
        <w:rPr>
          <w:i/>
          <w:noProof/>
          <w:sz w:val="24"/>
          <w:szCs w:val="24"/>
          <w:lang w:val="x-none"/>
        </w:rPr>
      </w:pPr>
      <w:r w:rsidRPr="002713F0">
        <w:rPr>
          <w:i/>
          <w:noProof/>
          <w:sz w:val="24"/>
          <w:szCs w:val="24"/>
          <w:lang w:val="x-none"/>
        </w:rPr>
        <w:t xml:space="preserve">Рисунок </w:t>
      </w:r>
      <w:r w:rsidR="00CC1902" w:rsidRPr="00CC1902">
        <w:rPr>
          <w:i/>
          <w:noProof/>
          <w:sz w:val="24"/>
          <w:szCs w:val="24"/>
          <w:lang w:val="x-none"/>
        </w:rPr>
        <w:t>П2.</w:t>
      </w:r>
      <w:r>
        <w:rPr>
          <w:i/>
          <w:noProof/>
          <w:sz w:val="24"/>
          <w:szCs w:val="24"/>
        </w:rPr>
        <w:t>18</w:t>
      </w:r>
      <w:r w:rsidR="0086410D" w:rsidRPr="0086410D">
        <w:rPr>
          <w:i/>
          <w:noProof/>
          <w:sz w:val="24"/>
          <w:szCs w:val="24"/>
        </w:rPr>
        <w:t xml:space="preserve"> </w:t>
      </w:r>
      <w:r w:rsidRPr="002713F0">
        <w:rPr>
          <w:i/>
          <w:noProof/>
          <w:sz w:val="24"/>
          <w:szCs w:val="24"/>
          <w:lang w:val="x-none"/>
        </w:rPr>
        <w:t>Сохранение данных в буфер обмена</w:t>
      </w:r>
    </w:p>
    <w:p w14:paraId="5E8BAEC5" w14:textId="77777777" w:rsidR="00A11DF9" w:rsidRPr="000A7023" w:rsidRDefault="00A11DF9" w:rsidP="00A11DF9">
      <w:pPr>
        <w:pStyle w:val="afff3"/>
        <w:rPr>
          <w:lang w:val="ru-RU"/>
        </w:rPr>
      </w:pPr>
      <w:r>
        <w:rPr>
          <w:lang w:val="ru-RU"/>
        </w:rPr>
        <w:t xml:space="preserve">Приложение поддерживает сохранение в буфер обмена данных, таких как </w:t>
      </w:r>
      <w:r>
        <w:rPr>
          <w:lang w:val="en-US"/>
        </w:rPr>
        <w:t>email</w:t>
      </w:r>
      <w:r w:rsidRPr="000A7023">
        <w:rPr>
          <w:lang w:val="ru-RU"/>
        </w:rPr>
        <w:t xml:space="preserve"> </w:t>
      </w:r>
      <w:r>
        <w:rPr>
          <w:lang w:val="ru-RU"/>
        </w:rPr>
        <w:t>и телефон пользователя системы.</w:t>
      </w:r>
    </w:p>
    <w:p w14:paraId="2FBC91F6" w14:textId="77777777" w:rsidR="00A11DF9" w:rsidRDefault="00A11DF9" w:rsidP="00A11D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B813C3" wp14:editId="28DB019F">
            <wp:extent cx="3101008" cy="1099824"/>
            <wp:effectExtent l="0" t="0" r="4445" b="508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2701" cy="11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2E9">
        <w:rPr>
          <w:noProof/>
        </w:rPr>
        <w:t xml:space="preserve"> </w:t>
      </w:r>
    </w:p>
    <w:p w14:paraId="70384E66" w14:textId="69283800" w:rsidR="00A11DF9" w:rsidRPr="002713F0" w:rsidRDefault="00A11DF9" w:rsidP="00A11DF9">
      <w:pPr>
        <w:jc w:val="center"/>
        <w:rPr>
          <w:i/>
          <w:noProof/>
          <w:sz w:val="24"/>
          <w:szCs w:val="24"/>
          <w:lang w:val="x-none"/>
        </w:rPr>
      </w:pPr>
      <w:r w:rsidRPr="002713F0">
        <w:rPr>
          <w:i/>
          <w:noProof/>
          <w:sz w:val="24"/>
          <w:szCs w:val="24"/>
          <w:lang w:val="x-none"/>
        </w:rPr>
        <w:t xml:space="preserve">Рисунок </w:t>
      </w:r>
      <w:r w:rsidR="00CC1902" w:rsidRPr="00CC1902">
        <w:rPr>
          <w:i/>
          <w:noProof/>
          <w:sz w:val="24"/>
          <w:szCs w:val="24"/>
          <w:lang w:val="x-none"/>
        </w:rPr>
        <w:t>П2.</w:t>
      </w:r>
      <w:r>
        <w:rPr>
          <w:i/>
          <w:noProof/>
          <w:sz w:val="24"/>
          <w:szCs w:val="24"/>
        </w:rPr>
        <w:t>19</w:t>
      </w:r>
      <w:r w:rsidR="0086410D">
        <w:rPr>
          <w:i/>
          <w:noProof/>
          <w:sz w:val="24"/>
          <w:szCs w:val="24"/>
          <w:lang w:val="x-none"/>
        </w:rPr>
        <w:t xml:space="preserve"> </w:t>
      </w:r>
      <w:r w:rsidRPr="002713F0">
        <w:rPr>
          <w:i/>
          <w:noProof/>
          <w:sz w:val="24"/>
          <w:szCs w:val="24"/>
          <w:lang w:val="x-none"/>
        </w:rPr>
        <w:t>Ошибка подключения к серверу</w:t>
      </w:r>
    </w:p>
    <w:p w14:paraId="3B249C8F" w14:textId="77777777" w:rsidR="00A11DF9" w:rsidRPr="000A7023" w:rsidRDefault="00A11DF9" w:rsidP="00A11DF9">
      <w:pPr>
        <w:pStyle w:val="afff3"/>
        <w:rPr>
          <w:lang w:val="ru-RU"/>
        </w:rPr>
      </w:pPr>
      <w:r>
        <w:rPr>
          <w:lang w:val="ru-RU"/>
        </w:rPr>
        <w:t xml:space="preserve">При обращении к </w:t>
      </w:r>
      <w:r>
        <w:rPr>
          <w:lang w:val="en-US"/>
        </w:rPr>
        <w:t>API</w:t>
      </w:r>
      <w:r w:rsidRPr="000A7023">
        <w:rPr>
          <w:lang w:val="ru-RU"/>
        </w:rPr>
        <w:t xml:space="preserve"> </w:t>
      </w:r>
      <w:r>
        <w:rPr>
          <w:lang w:val="ru-RU"/>
        </w:rPr>
        <w:t>ЭСУОП возможен обрыв связи, как на стороне сервера, так и на стороне клиента.</w:t>
      </w:r>
    </w:p>
    <w:p w14:paraId="0696FD62" w14:textId="77777777" w:rsidR="00A11DF9" w:rsidRDefault="00A11DF9" w:rsidP="00A11D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DA0C2C" wp14:editId="6C11E4E6">
            <wp:extent cx="3657600" cy="2587472"/>
            <wp:effectExtent l="0" t="0" r="0" b="381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8149" cy="25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4D80" w14:textId="19E58322" w:rsidR="00A11DF9" w:rsidRPr="002713F0" w:rsidRDefault="00A11DF9" w:rsidP="00A11DF9">
      <w:pPr>
        <w:jc w:val="center"/>
        <w:rPr>
          <w:i/>
          <w:noProof/>
          <w:sz w:val="24"/>
          <w:szCs w:val="24"/>
          <w:lang w:val="x-none"/>
        </w:rPr>
      </w:pPr>
      <w:r w:rsidRPr="002713F0">
        <w:rPr>
          <w:i/>
          <w:noProof/>
          <w:sz w:val="24"/>
          <w:szCs w:val="24"/>
          <w:lang w:val="x-none"/>
        </w:rPr>
        <w:t xml:space="preserve">Рисунок </w:t>
      </w:r>
      <w:r w:rsidR="00CC1902" w:rsidRPr="00CC1902">
        <w:rPr>
          <w:i/>
          <w:noProof/>
          <w:sz w:val="24"/>
          <w:szCs w:val="24"/>
          <w:lang w:val="x-none"/>
        </w:rPr>
        <w:t>П2.</w:t>
      </w:r>
      <w:r>
        <w:rPr>
          <w:i/>
          <w:noProof/>
          <w:sz w:val="24"/>
          <w:szCs w:val="24"/>
        </w:rPr>
        <w:t>20</w:t>
      </w:r>
      <w:r w:rsidR="00CC444D">
        <w:rPr>
          <w:i/>
          <w:noProof/>
          <w:sz w:val="24"/>
          <w:szCs w:val="24"/>
          <w:lang w:val="x-none"/>
        </w:rPr>
        <w:t xml:space="preserve"> </w:t>
      </w:r>
      <w:r w:rsidRPr="002713F0">
        <w:rPr>
          <w:i/>
          <w:noProof/>
          <w:sz w:val="24"/>
          <w:szCs w:val="24"/>
          <w:lang w:val="x-none"/>
        </w:rPr>
        <w:t>Ошибка позднего или раннего создания занятия</w:t>
      </w:r>
    </w:p>
    <w:p w14:paraId="6D410A7A" w14:textId="77777777" w:rsidR="00A11DF9" w:rsidRPr="000A7023" w:rsidRDefault="00A11DF9" w:rsidP="00A11DF9">
      <w:pPr>
        <w:pStyle w:val="afff3"/>
        <w:rPr>
          <w:lang w:val="ru-RU"/>
        </w:rPr>
      </w:pPr>
      <w:r>
        <w:rPr>
          <w:lang w:val="ru-RU"/>
        </w:rPr>
        <w:lastRenderedPageBreak/>
        <w:t>Если занятие создается в системе раньше на 40 минут или позже на 15 минут от его действительного начала, появляется сообщение об этом.</w:t>
      </w:r>
    </w:p>
    <w:p w14:paraId="733BE87F" w14:textId="77777777" w:rsidR="00A11DF9" w:rsidRDefault="00A11DF9" w:rsidP="00A11DF9">
      <w:pPr>
        <w:jc w:val="center"/>
      </w:pPr>
      <w:r>
        <w:rPr>
          <w:noProof/>
        </w:rPr>
        <w:drawing>
          <wp:inline distT="0" distB="0" distL="0" distR="0" wp14:anchorId="05874192" wp14:editId="30EB34D0">
            <wp:extent cx="3674853" cy="1124456"/>
            <wp:effectExtent l="0" t="0" r="190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1270" cy="11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BD8" w14:textId="68A93FBC" w:rsidR="00A11DF9" w:rsidRPr="002713F0" w:rsidRDefault="00A11DF9" w:rsidP="00A11DF9">
      <w:pPr>
        <w:jc w:val="center"/>
        <w:rPr>
          <w:i/>
          <w:noProof/>
          <w:sz w:val="24"/>
          <w:szCs w:val="24"/>
          <w:lang w:val="x-none"/>
        </w:rPr>
      </w:pPr>
      <w:r w:rsidRPr="002713F0">
        <w:rPr>
          <w:i/>
          <w:noProof/>
          <w:sz w:val="24"/>
          <w:szCs w:val="24"/>
          <w:lang w:val="x-none"/>
        </w:rPr>
        <w:t xml:space="preserve">Рисунок </w:t>
      </w:r>
      <w:r w:rsidR="00CC1902" w:rsidRPr="00CC1902">
        <w:rPr>
          <w:i/>
          <w:noProof/>
          <w:sz w:val="24"/>
          <w:szCs w:val="24"/>
          <w:lang w:val="x-none"/>
        </w:rPr>
        <w:t>П2.</w:t>
      </w:r>
      <w:r>
        <w:rPr>
          <w:i/>
          <w:noProof/>
          <w:sz w:val="24"/>
          <w:szCs w:val="24"/>
        </w:rPr>
        <w:t>21</w:t>
      </w:r>
      <w:r w:rsidR="00CC444D">
        <w:rPr>
          <w:i/>
          <w:noProof/>
          <w:sz w:val="24"/>
          <w:szCs w:val="24"/>
          <w:lang w:val="x-none"/>
        </w:rPr>
        <w:t xml:space="preserve"> </w:t>
      </w:r>
      <w:r w:rsidRPr="002713F0">
        <w:rPr>
          <w:i/>
          <w:noProof/>
          <w:sz w:val="24"/>
          <w:szCs w:val="24"/>
          <w:lang w:val="x-none"/>
        </w:rPr>
        <w:t>Ошибка устаревшей сессии</w:t>
      </w:r>
    </w:p>
    <w:p w14:paraId="0291731E" w14:textId="77777777" w:rsidR="00A11DF9" w:rsidRPr="00B167AB" w:rsidRDefault="00A11DF9" w:rsidP="00A11DF9">
      <w:pPr>
        <w:pStyle w:val="afff3"/>
      </w:pPr>
      <w:r>
        <w:rPr>
          <w:lang w:val="ru-RU"/>
        </w:rPr>
        <w:t>Во время работы приложения, сессия в ЭСУОП может устареть. После появление этого сообщения она обновляется и можно продолжать работу с приложением.</w:t>
      </w:r>
    </w:p>
    <w:p w14:paraId="6FA20387" w14:textId="77777777" w:rsidR="001509BE" w:rsidRDefault="001509BE">
      <w:pPr>
        <w:spacing w:line="240" w:lineRule="auto"/>
        <w:contextualSpacing w:val="0"/>
        <w:jc w:val="left"/>
        <w:rPr>
          <w:rFonts w:eastAsia="Calibri"/>
          <w:szCs w:val="28"/>
          <w:lang w:eastAsia="en-US"/>
        </w:rPr>
      </w:pPr>
      <w:r>
        <w:br w:type="page"/>
      </w:r>
    </w:p>
    <w:p w14:paraId="34E7B6B1" w14:textId="01A9F17D" w:rsidR="001509BE" w:rsidRPr="00B167AB" w:rsidRDefault="001509BE" w:rsidP="001509BE">
      <w:pPr>
        <w:pStyle w:val="afff3"/>
      </w:pPr>
    </w:p>
    <w:p w14:paraId="1738E603" w14:textId="77777777" w:rsidR="00C73373" w:rsidRPr="00525A1A" w:rsidRDefault="00D22D2A" w:rsidP="008911D1">
      <w:pPr>
        <w:pStyle w:val="af8"/>
        <w:spacing w:line="360" w:lineRule="auto"/>
        <w:ind w:firstLine="0"/>
        <w:jc w:val="center"/>
        <w:outlineLvl w:val="0"/>
        <w:rPr>
          <w:color w:val="auto"/>
          <w:rPrChange w:id="921" w:author="SANYA SHOOMKA" w:date="2016-04-14T17:10:00Z">
            <w:rPr/>
          </w:rPrChange>
        </w:rPr>
        <w:sectPr w:rsidR="00C73373" w:rsidRPr="00525A1A" w:rsidSect="00254B17">
          <w:footerReference w:type="default" r:id="rId60"/>
          <w:footerReference w:type="first" r:id="rId6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bookmarkStart w:id="922" w:name="_Toc453253131"/>
      <w:bookmarkStart w:id="923" w:name="_Toc453254161"/>
      <w:bookmarkStart w:id="924" w:name="_Toc453256190"/>
      <w:r w:rsidRPr="00525A1A">
        <w:rPr>
          <w:noProof/>
          <w:color w:val="auto"/>
          <w:shd w:val="clear" w:color="auto" w:fill="auto"/>
          <w:rPrChange w:id="925" w:author="SANYA SHOOMKA" w:date="2016-04-14T17:10:00Z">
            <w:rPr>
              <w:noProof/>
              <w:shd w:val="clear" w:color="auto" w:fill="auto"/>
            </w:rPr>
          </w:rPrChange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FF4F34" wp14:editId="3C8E7D32">
                <wp:simplePos x="0" y="0"/>
                <wp:positionH relativeFrom="column">
                  <wp:posOffset>1891665</wp:posOffset>
                </wp:positionH>
                <wp:positionV relativeFrom="paragraph">
                  <wp:posOffset>4432935</wp:posOffset>
                </wp:positionV>
                <wp:extent cx="2444115" cy="643255"/>
                <wp:effectExtent l="0" t="3810" r="3810" b="635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115" cy="64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BBE61" w14:textId="1D97CF93" w:rsidR="00892C2D" w:rsidRPr="00CC4FA0" w:rsidRDefault="00892C2D" w:rsidP="001155DA">
                            <w:pPr>
                              <w:pStyle w:val="af8"/>
                              <w:spacing w:after="240" w:line="360" w:lineRule="auto"/>
                              <w:ind w:firstLine="0"/>
                              <w:jc w:val="center"/>
                              <w:outlineLvl w:val="0"/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bookmarkStart w:id="926" w:name="_Toc414878746"/>
                            <w:bookmarkStart w:id="927" w:name="_Toc453256189"/>
                            <w:r w:rsidRPr="00CC4FA0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 xml:space="preserve">ПРИЛОЖЕНИЕ </w:t>
                            </w:r>
                            <w:bookmarkEnd w:id="926"/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3</w:t>
                            </w:r>
                            <w:bookmarkEnd w:id="927"/>
                          </w:p>
                          <w:p w14:paraId="29535453" w14:textId="77777777" w:rsidR="00892C2D" w:rsidRPr="00B33F98" w:rsidRDefault="00892C2D" w:rsidP="001155DA">
                            <w:pPr>
                              <w:pStyle w:val="af8"/>
                              <w:spacing w:before="240" w:after="240" w:line="360" w:lineRule="auto"/>
                              <w:ind w:firstLine="0"/>
                              <w:jc w:val="center"/>
                              <w:rPr>
                                <w:rFonts w:ascii="Arial" w:hAnsi="Arial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6"/>
                                <w:szCs w:val="26"/>
                              </w:rPr>
                              <w:t>Модель разработки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F4F34" id="_x0000_s1034" type="#_x0000_t202" style="position:absolute;left:0;text-align:left;margin-left:148.95pt;margin-top:349.05pt;width:192.45pt;height:50.6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" stroked="f">
                <v:textbox>
                  <w:txbxContent>
                    <w:p w14:paraId="3ECBBE61" w14:textId="1D97CF93" w:rsidR="00892C2D" w:rsidRPr="00CC4FA0" w:rsidRDefault="00892C2D" w:rsidP="001155DA">
                      <w:pPr>
                        <w:pStyle w:val="af8"/>
                        <w:spacing w:after="240" w:line="360" w:lineRule="auto"/>
                        <w:ind w:firstLine="0"/>
                        <w:jc w:val="center"/>
                        <w:outlineLvl w:val="0"/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bookmarkStart w:id="928" w:name="_Toc414878746"/>
                      <w:bookmarkStart w:id="929" w:name="_Toc453256189"/>
                      <w:r w:rsidRPr="00CC4FA0">
                        <w:rPr>
                          <w:rFonts w:ascii="Arial" w:hAnsi="Arial"/>
                          <w:sz w:val="32"/>
                          <w:szCs w:val="32"/>
                        </w:rPr>
                        <w:t xml:space="preserve">ПРИЛОЖЕНИЕ </w:t>
                      </w:r>
                      <w:bookmarkEnd w:id="928"/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3</w:t>
                      </w:r>
                      <w:bookmarkEnd w:id="929"/>
                    </w:p>
                    <w:p w14:paraId="29535453" w14:textId="77777777" w:rsidR="00892C2D" w:rsidRPr="00B33F98" w:rsidRDefault="00892C2D" w:rsidP="001155DA">
                      <w:pPr>
                        <w:pStyle w:val="af8"/>
                        <w:spacing w:before="240" w:after="240" w:line="360" w:lineRule="auto"/>
                        <w:ind w:firstLine="0"/>
                        <w:jc w:val="center"/>
                        <w:rPr>
                          <w:rFonts w:ascii="Arial" w:hAnsi="Arial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b/>
                          <w:sz w:val="26"/>
                          <w:szCs w:val="26"/>
                        </w:rPr>
                        <w:t>Модель разработки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523"/>
      <w:bookmarkEnd w:id="524"/>
      <w:bookmarkEnd w:id="525"/>
      <w:bookmarkEnd w:id="526"/>
      <w:bookmarkEnd w:id="527"/>
      <w:bookmarkEnd w:id="528"/>
      <w:bookmarkEnd w:id="529"/>
      <w:bookmarkEnd w:id="922"/>
      <w:bookmarkEnd w:id="923"/>
      <w:bookmarkEnd w:id="924"/>
    </w:p>
    <w:p w14:paraId="1ACEAC74" w14:textId="77777777" w:rsidR="00532AD4" w:rsidRDefault="00D22D2A" w:rsidP="00532AD4">
      <w:pPr>
        <w:pStyle w:val="afb"/>
        <w:ind w:firstLine="0"/>
        <w:jc w:val="center"/>
        <w:rPr>
          <w:lang w:val="ru-RU"/>
        </w:rPr>
      </w:pPr>
      <w:r w:rsidRPr="00525A1A">
        <w:rPr>
          <w:i/>
          <w:noProof/>
          <w:sz w:val="24"/>
          <w:szCs w:val="24"/>
          <w:lang w:val="ru-RU" w:eastAsia="ru-RU"/>
          <w:rPrChange w:id="930" w:author="SANYA SHOOMKA" w:date="2016-04-14T17:10:00Z">
            <w:rPr>
              <w:i/>
              <w:noProof/>
              <w:sz w:val="24"/>
              <w:szCs w:val="24"/>
              <w:highlight w:val="yellow"/>
              <w:lang w:val="ru-RU" w:eastAsia="ru-RU"/>
            </w:rPr>
          </w:rPrChange>
        </w:rPr>
        <w:lastRenderedPageBreak/>
        <w:drawing>
          <wp:inline distT="0" distB="0" distL="0" distR="0" wp14:anchorId="4165B205" wp14:editId="4BC03529">
            <wp:extent cx="7662968" cy="5095875"/>
            <wp:effectExtent l="0" t="0" r="0" b="0"/>
            <wp:docPr id="13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Shoomka\AppData\Local\Microsoft\Windows\INetCache\Content.Word\01_-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1201" cy="51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DFCB" w14:textId="54C60BFC" w:rsidR="00112697" w:rsidRPr="00532AD4" w:rsidRDefault="00B93BA2" w:rsidP="00532AD4">
      <w:pPr>
        <w:pStyle w:val="afb"/>
        <w:ind w:firstLine="0"/>
        <w:jc w:val="center"/>
        <w:rPr>
          <w:rStyle w:val="affb"/>
          <w:rFonts w:eastAsia="Times New Roman"/>
          <w:noProof w:val="0"/>
          <w:lang w:eastAsia="ru-RU"/>
          <w:rPrChange w:id="931" w:author="SANYA SHOOMKA" w:date="2016-04-14T17:10:00Z">
            <w:rPr>
              <w:rStyle w:val="affb"/>
              <w:noProof w:val="0"/>
              <w:sz w:val="28"/>
              <w:szCs w:val="28"/>
            </w:rPr>
          </w:rPrChange>
        </w:rPr>
      </w:pPr>
      <w:r w:rsidRPr="00532AD4">
        <w:rPr>
          <w:sz w:val="24"/>
          <w:szCs w:val="24"/>
        </w:rPr>
        <w:t>Р</w:t>
      </w:r>
      <w:r w:rsidR="00631E2A" w:rsidRPr="00A11DF9">
        <w:rPr>
          <w:rStyle w:val="affb"/>
        </w:rPr>
        <w:t>исунок П</w:t>
      </w:r>
      <w:r w:rsidR="00CC1902">
        <w:rPr>
          <w:rStyle w:val="affb"/>
          <w:lang w:val="ru-RU"/>
        </w:rPr>
        <w:t>3</w:t>
      </w:r>
      <w:r w:rsidR="00631E2A" w:rsidRPr="00A11DF9">
        <w:rPr>
          <w:rStyle w:val="affb"/>
        </w:rPr>
        <w:t>.1</w:t>
      </w:r>
      <w:r w:rsidR="00A45704" w:rsidRPr="00A11DF9">
        <w:rPr>
          <w:rStyle w:val="affb"/>
          <w:lang w:val="ru-RU"/>
        </w:rPr>
        <w:t xml:space="preserve"> </w:t>
      </w:r>
      <w:r w:rsidR="00EE4BF6" w:rsidRPr="00A11DF9">
        <w:rPr>
          <w:rStyle w:val="affb"/>
        </w:rPr>
        <w:t>Диаграмма процесса «</w:t>
      </w:r>
      <w:r w:rsidR="00637AA8" w:rsidRPr="00A11DF9">
        <w:rPr>
          <w:rStyle w:val="affb"/>
        </w:rPr>
        <w:t>Использовать мобильное приложение Электронной Системы</w:t>
      </w:r>
      <w:r w:rsidR="00637AA8" w:rsidRPr="009D72B1">
        <w:rPr>
          <w:rStyle w:val="affb"/>
        </w:rPr>
        <w:t xml:space="preserve"> Управления Образовательным Процессо</w:t>
      </w:r>
      <w:r w:rsidR="00637AA8" w:rsidRPr="00B75CB4">
        <w:rPr>
          <w:rStyle w:val="affb"/>
        </w:rPr>
        <w:t>м (ЭСУОП)</w:t>
      </w:r>
      <w:r w:rsidR="00EE4BF6" w:rsidRPr="0036508C">
        <w:rPr>
          <w:rStyle w:val="affb"/>
        </w:rPr>
        <w:t>», урове</w:t>
      </w:r>
      <w:r w:rsidR="00EE4BF6" w:rsidRPr="00532AD4">
        <w:rPr>
          <w:rStyle w:val="affb"/>
        </w:rPr>
        <w:t>нь А-0</w:t>
      </w:r>
    </w:p>
    <w:p w14:paraId="793EE420" w14:textId="78A3ED47" w:rsidR="000C39AB" w:rsidRPr="00525A1A" w:rsidRDefault="00641F5E" w:rsidP="00437C04">
      <w:pPr>
        <w:pStyle w:val="afff3"/>
        <w:jc w:val="center"/>
        <w:rPr>
          <w:noProof/>
        </w:rPr>
      </w:pPr>
      <w:r w:rsidRPr="003A2D30">
        <w:rPr>
          <w:noProof/>
          <w:lang w:val="ru-RU" w:eastAsia="ru-RU"/>
        </w:rPr>
        <w:lastRenderedPageBreak/>
        <w:drawing>
          <wp:inline distT="0" distB="0" distL="0" distR="0" wp14:anchorId="43D2BCB2" wp14:editId="6584DA07">
            <wp:extent cx="7334250" cy="4877276"/>
            <wp:effectExtent l="0" t="0" r="0" b="0"/>
            <wp:docPr id="227" name="Рисунок 227" descr="C:\Users\Shoomka\OneDrive\Учеба 7 семестр\THE DIPLOM\проектирование\idef0\0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oomka\OneDrive\Учеба 7 семестр\THE DIPLOM\проектирование\idef0\02_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827" cy="490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291" w14:textId="17632784" w:rsidR="00E53D68" w:rsidRPr="00B307B8" w:rsidRDefault="00E53D68" w:rsidP="00B307B8">
      <w:pPr>
        <w:pStyle w:val="affa"/>
        <w:rPr>
          <w:rStyle w:val="affb"/>
          <w:rFonts w:eastAsia="Times New Roman"/>
          <w:i/>
          <w:rPrChange w:id="932" w:author="SANYA SHOOMKA" w:date="2016-04-14T17:10:00Z">
            <w:rPr>
              <w:rStyle w:val="affb"/>
              <w:rFonts w:eastAsia="Calibri"/>
              <w:i w:val="0"/>
              <w:lang w:eastAsia="en-US"/>
            </w:rPr>
          </w:rPrChange>
        </w:rPr>
      </w:pPr>
      <w:r w:rsidRPr="00B307B8">
        <w:t>Р</w:t>
      </w:r>
      <w:r w:rsidRPr="00A11DF9">
        <w:rPr>
          <w:rStyle w:val="affb"/>
          <w:i/>
        </w:rPr>
        <w:t>исунок П</w:t>
      </w:r>
      <w:r w:rsidR="00CC1902">
        <w:rPr>
          <w:rStyle w:val="affb"/>
          <w:i/>
          <w:lang w:val="ru-RU"/>
        </w:rPr>
        <w:t>3</w:t>
      </w:r>
      <w:r w:rsidRPr="00A11DF9">
        <w:rPr>
          <w:rStyle w:val="affb"/>
          <w:i/>
        </w:rPr>
        <w:t>.2 Диаграмма процесса «Использовать мобильное приложение Электронной Системы Управления Образовательным Процессом (ЭСУОП)», уровень А0</w:t>
      </w:r>
    </w:p>
    <w:p w14:paraId="69A8734A" w14:textId="7C0AE318" w:rsidR="00E53D68" w:rsidRPr="0060310A" w:rsidRDefault="00E53D68" w:rsidP="00E53D68">
      <w:pPr>
        <w:spacing w:line="240" w:lineRule="auto"/>
        <w:rPr>
          <w:rStyle w:val="affb"/>
        </w:rPr>
      </w:pPr>
      <w:r w:rsidRPr="0060310A">
        <w:rPr>
          <w:rStyle w:val="affb"/>
        </w:rPr>
        <w:br w:type="page"/>
      </w:r>
    </w:p>
    <w:p w14:paraId="4F91BB49" w14:textId="77777777" w:rsidR="00DC407D" w:rsidRPr="00525A1A" w:rsidRDefault="00D22D2A" w:rsidP="00B307B8">
      <w:pPr>
        <w:pStyle w:val="affa"/>
        <w:rPr>
          <w:rStyle w:val="affb"/>
        </w:rPr>
      </w:pPr>
      <w:r w:rsidRPr="00A11DF9">
        <w:rPr>
          <w:rStyle w:val="affb"/>
          <w:lang w:val="ru-RU"/>
        </w:rPr>
        <w:lastRenderedPageBreak/>
        <w:drawing>
          <wp:inline distT="0" distB="0" distL="0" distR="0" wp14:anchorId="0008E597" wp14:editId="0F010CE6">
            <wp:extent cx="8315325" cy="5529691"/>
            <wp:effectExtent l="0" t="0" r="0" b="0"/>
            <wp:docPr id="15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Shoomka\AppData\Local\Microsoft\Windows\INetCache\Content.Word\03_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608" cy="553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C8F2" w14:textId="19E6356A" w:rsidR="00B93BA2" w:rsidRPr="00525A1A" w:rsidRDefault="00B93BA2" w:rsidP="00B307B8">
      <w:pPr>
        <w:pStyle w:val="affa"/>
      </w:pPr>
      <w:r w:rsidRPr="00525A1A">
        <w:t>Рисунок П</w:t>
      </w:r>
      <w:r w:rsidR="00CC1902">
        <w:rPr>
          <w:lang w:val="ru-RU"/>
        </w:rPr>
        <w:t>3</w:t>
      </w:r>
      <w:r w:rsidRPr="00525A1A">
        <w:t>.3 Диаграмма процесса «</w:t>
      </w:r>
      <w:r w:rsidR="00637AA8" w:rsidRPr="00525A1A">
        <w:t>Отобразить информацию о пользователе</w:t>
      </w:r>
      <w:r w:rsidRPr="00525A1A">
        <w:t>», уровень А</w:t>
      </w:r>
      <w:r w:rsidR="00637AA8" w:rsidRPr="00525A1A">
        <w:t>2</w:t>
      </w:r>
    </w:p>
    <w:p w14:paraId="128BB532" w14:textId="77777777" w:rsidR="00EE4BF6" w:rsidRPr="00525A1A" w:rsidRDefault="00D22D2A" w:rsidP="00B307B8">
      <w:pPr>
        <w:pStyle w:val="affa"/>
      </w:pPr>
      <w:r w:rsidRPr="00A11DF9">
        <w:rPr>
          <w:lang w:val="ru-RU"/>
        </w:rPr>
        <w:lastRenderedPageBreak/>
        <w:drawing>
          <wp:inline distT="0" distB="0" distL="0" distR="0" wp14:anchorId="282EE2A8" wp14:editId="230E19DB">
            <wp:extent cx="8324850" cy="5536025"/>
            <wp:effectExtent l="0" t="0" r="0" b="7620"/>
            <wp:docPr id="16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Shoomka\AppData\Local\Microsoft\Windows\INetCache\Content.Word\04_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422" cy="55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0B5E" w14:textId="324B39FE" w:rsidR="00B93BA2" w:rsidRPr="00525A1A" w:rsidRDefault="00B93BA2" w:rsidP="00B307B8">
      <w:pPr>
        <w:pStyle w:val="affa"/>
      </w:pPr>
      <w:r w:rsidRPr="00525A1A">
        <w:t>Рисунок П</w:t>
      </w:r>
      <w:r w:rsidR="00CC1902">
        <w:rPr>
          <w:lang w:val="ru-RU"/>
        </w:rPr>
        <w:t>3</w:t>
      </w:r>
      <w:r w:rsidRPr="00525A1A">
        <w:t>.4 Диаграмма процесса «</w:t>
      </w:r>
      <w:r w:rsidR="00637AA8" w:rsidRPr="00525A1A">
        <w:t>Создать занятие</w:t>
      </w:r>
      <w:r w:rsidRPr="00525A1A">
        <w:t>», уровень А</w:t>
      </w:r>
      <w:r w:rsidR="00637AA8" w:rsidRPr="00525A1A">
        <w:t>3</w:t>
      </w:r>
    </w:p>
    <w:p w14:paraId="33C7E493" w14:textId="77777777" w:rsidR="00B93BA2" w:rsidRPr="00525A1A" w:rsidRDefault="00D22D2A" w:rsidP="00B307B8">
      <w:pPr>
        <w:pStyle w:val="affa"/>
      </w:pPr>
      <w:r w:rsidRPr="00A11DF9">
        <w:rPr>
          <w:lang w:val="ru-RU"/>
        </w:rPr>
        <w:lastRenderedPageBreak/>
        <w:drawing>
          <wp:inline distT="0" distB="0" distL="0" distR="0" wp14:anchorId="641EA199" wp14:editId="4D725E86">
            <wp:extent cx="8324850" cy="5536025"/>
            <wp:effectExtent l="0" t="0" r="0" b="7620"/>
            <wp:docPr id="17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Shoomka\AppData\Local\Microsoft\Windows\INetCache\Content.Word\05_4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743" cy="553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A390" w14:textId="46BC3049" w:rsidR="00B93BA2" w:rsidRPr="00525A1A" w:rsidRDefault="00B93BA2" w:rsidP="00B307B8">
      <w:pPr>
        <w:pStyle w:val="affa"/>
      </w:pPr>
      <w:r w:rsidRPr="00525A1A">
        <w:t>Рисунок П</w:t>
      </w:r>
      <w:r w:rsidR="00CC1902">
        <w:rPr>
          <w:lang w:val="ru-RU"/>
        </w:rPr>
        <w:t>3</w:t>
      </w:r>
      <w:r w:rsidRPr="00525A1A">
        <w:t>.5 Диаграмма процесса «</w:t>
      </w:r>
      <w:r w:rsidR="00637AA8" w:rsidRPr="00525A1A">
        <w:t>Редактировать занятие</w:t>
      </w:r>
      <w:r w:rsidRPr="00525A1A">
        <w:t>», уровень А</w:t>
      </w:r>
      <w:r w:rsidR="00637AA8" w:rsidRPr="00525A1A">
        <w:t>4</w:t>
      </w:r>
    </w:p>
    <w:p w14:paraId="182BE3B8" w14:textId="4EDF540F" w:rsidR="00E53D68" w:rsidRPr="00525A1A" w:rsidRDefault="00641F5E" w:rsidP="00B307B8">
      <w:pPr>
        <w:pStyle w:val="affa"/>
        <w:rPr>
          <w:rFonts w:eastAsia="Calibri"/>
        </w:rPr>
      </w:pPr>
      <w:r>
        <w:rPr>
          <w:lang w:val="ru-RU"/>
        </w:rPr>
        <w:lastRenderedPageBreak/>
        <w:drawing>
          <wp:inline distT="0" distB="0" distL="0" distR="0" wp14:anchorId="68A8B603" wp14:editId="512D44D3">
            <wp:extent cx="8839200" cy="5385421"/>
            <wp:effectExtent l="0" t="0" r="0" b="635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44679" cy="538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7BB7" w14:textId="1DB8FBA4" w:rsidR="00484D7A" w:rsidRPr="00525A1A" w:rsidRDefault="00484D7A" w:rsidP="00B307B8">
      <w:pPr>
        <w:pStyle w:val="affa"/>
        <w:rPr>
          <w:rPrChange w:id="933" w:author="SANYA SHOOMKA" w:date="2016-04-14T17:10:00Z">
            <w:rPr>
              <w:rFonts w:eastAsia="Calibri"/>
            </w:rPr>
          </w:rPrChange>
        </w:rPr>
      </w:pPr>
      <w:r w:rsidRPr="00525A1A">
        <w:rPr>
          <w:rPrChange w:id="934" w:author="SANYA SHOOMKA" w:date="2016-04-14T17:10:00Z">
            <w:rPr>
              <w:rFonts w:eastAsia="Calibri"/>
            </w:rPr>
          </w:rPrChange>
        </w:rPr>
        <w:t>Рисунок П</w:t>
      </w:r>
      <w:r w:rsidR="00CC1902">
        <w:rPr>
          <w:lang w:val="ru-RU"/>
        </w:rPr>
        <w:t>3</w:t>
      </w:r>
      <w:r w:rsidRPr="00525A1A">
        <w:rPr>
          <w:rPrChange w:id="935" w:author="SANYA SHOOMKA" w:date="2016-04-14T17:10:00Z">
            <w:rPr>
              <w:rFonts w:eastAsia="Calibri"/>
            </w:rPr>
          </w:rPrChange>
        </w:rPr>
        <w:t>.</w:t>
      </w:r>
      <w:r w:rsidR="007A609B" w:rsidRPr="00525A1A">
        <w:rPr>
          <w:rPrChange w:id="936" w:author="SANYA SHOOMKA" w:date="2016-04-14T17:10:00Z">
            <w:rPr>
              <w:rFonts w:eastAsia="Calibri"/>
            </w:rPr>
          </w:rPrChange>
        </w:rPr>
        <w:t>6</w:t>
      </w:r>
      <w:r w:rsidRPr="00525A1A">
        <w:rPr>
          <w:rPrChange w:id="937" w:author="SANYA SHOOMKA" w:date="2016-04-14T17:10:00Z">
            <w:rPr>
              <w:rFonts w:eastAsia="Calibri"/>
            </w:rPr>
          </w:rPrChange>
        </w:rPr>
        <w:t xml:space="preserve"> Диаграмма вариантов использования</w:t>
      </w:r>
    </w:p>
    <w:p w14:paraId="17E2025C" w14:textId="73744790" w:rsidR="00DE477E" w:rsidRPr="00525A1A" w:rsidRDefault="00892C2D" w:rsidP="00B307B8">
      <w:pPr>
        <w:pStyle w:val="affa"/>
      </w:pPr>
      <w:r>
        <w:rPr>
          <w:lang w:val="ru-RU"/>
        </w:rPr>
        <w:lastRenderedPageBreak/>
        <w:pict w14:anchorId="25056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8.25pt;height:397.3pt">
            <v:imagedata r:id="rId68" o:title="qq"/>
          </v:shape>
        </w:pict>
      </w:r>
    </w:p>
    <w:p w14:paraId="04FF5AE8" w14:textId="100AE40A" w:rsidR="00767798" w:rsidRPr="0036508C" w:rsidRDefault="00E53D68" w:rsidP="00B307B8">
      <w:pPr>
        <w:pStyle w:val="affa"/>
        <w:rPr>
          <w:rStyle w:val="affb"/>
          <w:i/>
          <w:lang w:val="ru-RU"/>
        </w:rPr>
      </w:pPr>
      <w:r w:rsidRPr="00B307B8">
        <w:t>Р</w:t>
      </w:r>
      <w:r w:rsidRPr="00A11DF9">
        <w:rPr>
          <w:rStyle w:val="affb"/>
          <w:i/>
        </w:rPr>
        <w:t>исунок П</w:t>
      </w:r>
      <w:r w:rsidR="00CC1902">
        <w:rPr>
          <w:rStyle w:val="affb"/>
          <w:i/>
          <w:lang w:val="ru-RU"/>
        </w:rPr>
        <w:t>3</w:t>
      </w:r>
      <w:r w:rsidRPr="00A11DF9">
        <w:rPr>
          <w:rStyle w:val="affb"/>
          <w:i/>
        </w:rPr>
        <w:t>.</w:t>
      </w:r>
      <w:r w:rsidRPr="00A11DF9">
        <w:rPr>
          <w:rStyle w:val="affb"/>
          <w:i/>
          <w:lang w:val="ru-RU"/>
        </w:rPr>
        <w:t>7</w:t>
      </w:r>
      <w:r w:rsidRPr="009D72B1">
        <w:rPr>
          <w:rStyle w:val="affb"/>
          <w:i/>
        </w:rPr>
        <w:t xml:space="preserve"> </w:t>
      </w:r>
      <w:r w:rsidRPr="00A11DF9">
        <w:rPr>
          <w:rStyle w:val="affb"/>
          <w:i/>
        </w:rPr>
        <w:t xml:space="preserve">Диаграмма </w:t>
      </w:r>
      <w:r w:rsidRPr="009D72B1">
        <w:rPr>
          <w:rStyle w:val="affb"/>
          <w:i/>
          <w:lang w:val="ru-RU"/>
        </w:rPr>
        <w:t>развертывания</w:t>
      </w:r>
      <w:r w:rsidRPr="00B75CB4">
        <w:rPr>
          <w:rStyle w:val="affb"/>
          <w:i/>
        </w:rPr>
        <w:t xml:space="preserve"> </w:t>
      </w:r>
      <w:r w:rsidRPr="0036508C">
        <w:rPr>
          <w:rStyle w:val="affb"/>
          <w:i/>
          <w:lang w:val="ru-RU"/>
        </w:rPr>
        <w:t>мобильного приложения ЭСУОП</w:t>
      </w:r>
    </w:p>
    <w:tbl>
      <w:tblPr>
        <w:tblStyle w:val="af3"/>
        <w:tblW w:w="14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  <w:gridCol w:w="4814"/>
      </w:tblGrid>
      <w:tr w:rsidR="00767798" w:rsidRPr="00525A1A" w14:paraId="7D569FA7" w14:textId="7AA301A9" w:rsidTr="00767798">
        <w:tc>
          <w:tcPr>
            <w:tcW w:w="4814" w:type="dxa"/>
          </w:tcPr>
          <w:p w14:paraId="3229CF57" w14:textId="77777777" w:rsidR="00767798" w:rsidRPr="00525A1A" w:rsidRDefault="00767798" w:rsidP="00B307B8">
            <w:pPr>
              <w:pStyle w:val="affa"/>
            </w:pPr>
            <w:r w:rsidRPr="0036508C">
              <w:rPr>
                <w:lang w:val="ru-RU"/>
              </w:rPr>
              <w:lastRenderedPageBreak/>
              <w:drawing>
                <wp:inline distT="0" distB="0" distL="0" distR="0" wp14:anchorId="3F6DF022" wp14:editId="12230E81">
                  <wp:extent cx="2055687" cy="3657600"/>
                  <wp:effectExtent l="0" t="0" r="1905" b="0"/>
                  <wp:docPr id="20" name="Picture 146" descr="C:\Users\Shoomka\AppData\Local\Microsoft\Windows\INetCache\Content.Word\MainActivi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6" descr="C:\Users\Shoomka\AppData\Local\Microsoft\Windows\INetCache\Content.Word\MainActivi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687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9041998" w14:textId="77777777" w:rsidR="00767798" w:rsidRPr="00525A1A" w:rsidRDefault="00767798" w:rsidP="00B307B8">
            <w:pPr>
              <w:pStyle w:val="affa"/>
            </w:pPr>
            <w:r w:rsidRPr="00A11DF9">
              <w:rPr>
                <w:lang w:val="ru-RU"/>
              </w:rPr>
              <w:drawing>
                <wp:inline distT="0" distB="0" distL="0" distR="0" wp14:anchorId="1EF5DDC9" wp14:editId="2FBA58F0">
                  <wp:extent cx="2054180" cy="3657600"/>
                  <wp:effectExtent l="0" t="0" r="3810" b="0"/>
                  <wp:docPr id="21" name="Picture 147" descr="C:\Users\Shoomka\AppData\Local\Microsoft\Windows\INetCache\Content.Word\navDra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5" descr="C:\Users\Shoomka\AppData\Local\Microsoft\Windows\INetCache\Content.Word\navDraw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18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87EE924" w14:textId="0586EE68" w:rsidR="00767798" w:rsidRPr="00525A1A" w:rsidRDefault="00767798" w:rsidP="00B307B8">
            <w:pPr>
              <w:pStyle w:val="affa"/>
              <w:rPr>
                <w:lang w:eastAsia="en-US"/>
              </w:rPr>
            </w:pPr>
            <w:r w:rsidRPr="00A11DF9">
              <w:rPr>
                <w:lang w:val="ru-RU"/>
              </w:rPr>
              <w:drawing>
                <wp:inline distT="0" distB="0" distL="0" distR="0" wp14:anchorId="2474B4B2" wp14:editId="2C44CAE3">
                  <wp:extent cx="2062183" cy="3657600"/>
                  <wp:effectExtent l="0" t="0" r="0" b="0"/>
                  <wp:docPr id="22" name="Picture 148" descr="C:\Users\Shoomka\AppData\Local\Microsoft\Windows\INetCache\Content.Word\информация о посещениях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4" descr="C:\Users\Shoomka\AppData\Local\Microsoft\Windows\INetCache\Content.Word\информация о посещениях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2183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798" w:rsidRPr="00525A1A" w14:paraId="6F58B536" w14:textId="0A2EA2EB" w:rsidTr="00767798">
        <w:tc>
          <w:tcPr>
            <w:tcW w:w="4814" w:type="dxa"/>
          </w:tcPr>
          <w:p w14:paraId="7F37B5C9" w14:textId="27B3DCC4" w:rsidR="00767798" w:rsidRPr="00525A1A" w:rsidRDefault="00767798" w:rsidP="00CC1902">
            <w:pPr>
              <w:pStyle w:val="affa"/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Pr="00525A1A">
              <w:t>П</w:t>
            </w:r>
            <w:r w:rsidR="00CC1902">
              <w:rPr>
                <w:lang w:val="ru-RU"/>
              </w:rPr>
              <w:t>3</w:t>
            </w:r>
            <w:r w:rsidRPr="00525A1A">
              <w:t>.</w:t>
            </w:r>
            <w:r w:rsidRPr="00525A1A">
              <w:rPr>
                <w:lang w:val="ru-RU"/>
              </w:rPr>
              <w:t>8</w:t>
            </w:r>
            <w:r w:rsidR="00CC444D">
              <w:t xml:space="preserve"> </w:t>
            </w:r>
            <w:r w:rsidRPr="00525A1A">
              <w:t>Макет экрана «</w:t>
            </w:r>
            <w:r w:rsidRPr="00525A1A">
              <w:rPr>
                <w:lang w:val="ru-RU"/>
              </w:rPr>
              <w:t>Профиль студента</w:t>
            </w:r>
            <w:r w:rsidRPr="00525A1A">
              <w:t>»</w:t>
            </w:r>
          </w:p>
        </w:tc>
        <w:tc>
          <w:tcPr>
            <w:tcW w:w="4814" w:type="dxa"/>
          </w:tcPr>
          <w:p w14:paraId="1745E46C" w14:textId="2FD8F9EF" w:rsidR="00767798" w:rsidRPr="00525A1A" w:rsidRDefault="00767798" w:rsidP="00CC1902">
            <w:pPr>
              <w:pStyle w:val="affa"/>
            </w:pPr>
            <w:r w:rsidRPr="00525A1A">
              <w:t>Рисунок П</w:t>
            </w:r>
            <w:r w:rsidR="00CC1902">
              <w:rPr>
                <w:lang w:val="ru-RU"/>
              </w:rPr>
              <w:t>3</w:t>
            </w:r>
            <w:r w:rsidR="00CC444D">
              <w:t xml:space="preserve">.9 </w:t>
            </w:r>
            <w:r w:rsidRPr="00525A1A">
              <w:t xml:space="preserve">Макет экрана «Навигационное меню приложения» </w:t>
            </w:r>
          </w:p>
        </w:tc>
        <w:tc>
          <w:tcPr>
            <w:tcW w:w="4814" w:type="dxa"/>
          </w:tcPr>
          <w:p w14:paraId="2E7A1455" w14:textId="1CD75AA4" w:rsidR="00767798" w:rsidRPr="00525A1A" w:rsidRDefault="00767798" w:rsidP="00CC1902">
            <w:pPr>
              <w:pStyle w:val="affa"/>
            </w:pPr>
            <w:r w:rsidRPr="00525A1A">
              <w:t>Рисунок П</w:t>
            </w:r>
            <w:r w:rsidR="00CC1902">
              <w:rPr>
                <w:lang w:val="ru-RU"/>
              </w:rPr>
              <w:t>3</w:t>
            </w:r>
            <w:r w:rsidR="00CC444D">
              <w:t xml:space="preserve">.10 </w:t>
            </w:r>
            <w:r w:rsidRPr="00525A1A">
              <w:t>Макет экрана «Навигационное меню занятий»</w:t>
            </w:r>
          </w:p>
        </w:tc>
      </w:tr>
    </w:tbl>
    <w:p w14:paraId="2FB878D8" w14:textId="77777777" w:rsidR="00767798" w:rsidRPr="00525A1A" w:rsidRDefault="00767798" w:rsidP="00B307B8">
      <w:pPr>
        <w:pStyle w:val="affa"/>
      </w:pPr>
    </w:p>
    <w:tbl>
      <w:tblPr>
        <w:tblStyle w:val="af3"/>
        <w:tblW w:w="14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  <w:gridCol w:w="4814"/>
      </w:tblGrid>
      <w:tr w:rsidR="00767798" w:rsidRPr="00525A1A" w14:paraId="04216BAC" w14:textId="2C0974A8" w:rsidTr="00767798">
        <w:tc>
          <w:tcPr>
            <w:tcW w:w="4814" w:type="dxa"/>
          </w:tcPr>
          <w:p w14:paraId="5CFA29C6" w14:textId="77777777" w:rsidR="00767798" w:rsidRPr="00525A1A" w:rsidRDefault="00767798" w:rsidP="00B307B8">
            <w:pPr>
              <w:pStyle w:val="affa"/>
            </w:pPr>
            <w:r w:rsidRPr="00A11DF9">
              <w:rPr>
                <w:lang w:val="ru-RU"/>
              </w:rPr>
              <w:lastRenderedPageBreak/>
              <w:drawing>
                <wp:inline distT="0" distB="0" distL="0" distR="0" wp14:anchorId="1BB48532" wp14:editId="63C46514">
                  <wp:extent cx="2056729" cy="3657600"/>
                  <wp:effectExtent l="0" t="0" r="1270" b="0"/>
                  <wp:docPr id="23" name="Picture 149" descr="C:\Users\Shoomka\AppData\Local\Microsoft\Windows\INetCache\Content.Word\занятия по предмета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2" descr="C:\Users\Shoomka\AppData\Local\Microsoft\Windows\INetCache\Content.Word\занятия по предмета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729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4F4ED9C" w14:textId="779E013E" w:rsidR="00767798" w:rsidRPr="00525A1A" w:rsidRDefault="00767798" w:rsidP="00B307B8">
            <w:pPr>
              <w:pStyle w:val="affa"/>
              <w:rPr>
                <w:lang w:eastAsia="en-US"/>
              </w:rPr>
            </w:pPr>
            <w:r w:rsidRPr="00A11DF9">
              <w:rPr>
                <w:lang w:val="ru-RU"/>
              </w:rPr>
              <w:drawing>
                <wp:inline distT="0" distB="0" distL="0" distR="0" wp14:anchorId="03A2AEA0" wp14:editId="1311D06C">
                  <wp:extent cx="2058667" cy="3657600"/>
                  <wp:effectExtent l="0" t="0" r="0" b="0"/>
                  <wp:docPr id="24" name="Picture 150" descr="C:\Users\Shoomka\AppData\Local\Microsoft\Windows\INetCache\Content.Word\finalGrad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 descr="C:\Users\Shoomka\AppData\Local\Microsoft\Windows\INetCache\Content.Word\finalGrad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667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0B8314D" w14:textId="5DEABD32" w:rsidR="00767798" w:rsidRPr="00525A1A" w:rsidRDefault="00767798" w:rsidP="00B307B8">
            <w:pPr>
              <w:pStyle w:val="affa"/>
              <w:rPr>
                <w:lang w:eastAsia="en-US"/>
              </w:rPr>
            </w:pPr>
            <w:r w:rsidRPr="00A11DF9">
              <w:rPr>
                <w:lang w:val="ru-RU"/>
              </w:rPr>
              <w:drawing>
                <wp:inline distT="0" distB="0" distL="0" distR="0" wp14:anchorId="11690FB1" wp14:editId="068BBBB1">
                  <wp:extent cx="2056729" cy="3657600"/>
                  <wp:effectExtent l="0" t="0" r="1270" b="0"/>
                  <wp:docPr id="25" name="Picture 151" descr="C:\Users\Shoomka\AppData\Local\Microsoft\Windows\INetCache\Content.Word\посещаемос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9" descr="C:\Users\Shoomka\AppData\Local\Microsoft\Windows\INetCache\Content.Word\посещаемост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729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798" w:rsidRPr="00525A1A" w14:paraId="6A30FBE1" w14:textId="34F89572" w:rsidTr="00767798">
        <w:tc>
          <w:tcPr>
            <w:tcW w:w="4814" w:type="dxa"/>
          </w:tcPr>
          <w:p w14:paraId="6D2CC93C" w14:textId="69D8686A" w:rsidR="00767798" w:rsidRPr="00525A1A" w:rsidRDefault="00767798" w:rsidP="00CC1902">
            <w:pPr>
              <w:pStyle w:val="affa"/>
            </w:pPr>
            <w:r w:rsidRPr="00525A1A">
              <w:t>Рисунок П</w:t>
            </w:r>
            <w:r w:rsidR="00CC1902">
              <w:rPr>
                <w:lang w:val="ru-RU"/>
              </w:rPr>
              <w:t>3</w:t>
            </w:r>
            <w:r w:rsidR="00CC444D">
              <w:t xml:space="preserve">.11 </w:t>
            </w:r>
            <w:r w:rsidRPr="00525A1A">
              <w:t>Макет экрана «Список занятий по предмету»</w:t>
            </w:r>
          </w:p>
        </w:tc>
        <w:tc>
          <w:tcPr>
            <w:tcW w:w="4814" w:type="dxa"/>
          </w:tcPr>
          <w:p w14:paraId="34969E75" w14:textId="09A3009A" w:rsidR="00767798" w:rsidRPr="00525A1A" w:rsidRDefault="00767798" w:rsidP="00CC1902">
            <w:pPr>
              <w:pStyle w:val="affa"/>
            </w:pPr>
            <w:r w:rsidRPr="00525A1A">
              <w:t>Рисунок П</w:t>
            </w:r>
            <w:r w:rsidR="00CC1902">
              <w:rPr>
                <w:lang w:val="ru-RU"/>
              </w:rPr>
              <w:t>3</w:t>
            </w:r>
            <w:r w:rsidR="00CC444D">
              <w:t xml:space="preserve">.12 </w:t>
            </w:r>
            <w:r w:rsidRPr="00525A1A">
              <w:t>Макет экрана «Итоговые оценки»</w:t>
            </w:r>
          </w:p>
        </w:tc>
        <w:tc>
          <w:tcPr>
            <w:tcW w:w="4814" w:type="dxa"/>
          </w:tcPr>
          <w:p w14:paraId="6FE11213" w14:textId="42E4B735" w:rsidR="00767798" w:rsidRPr="00525A1A" w:rsidRDefault="00767798" w:rsidP="00CC1902">
            <w:pPr>
              <w:pStyle w:val="affa"/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Pr="00525A1A">
              <w:t>П</w:t>
            </w:r>
            <w:r w:rsidR="00CC1902">
              <w:rPr>
                <w:lang w:val="ru-RU"/>
              </w:rPr>
              <w:t>3</w:t>
            </w:r>
            <w:r w:rsidRPr="00525A1A">
              <w:t>.</w:t>
            </w:r>
            <w:r w:rsidRPr="00525A1A">
              <w:rPr>
                <w:lang w:val="ru-RU"/>
              </w:rPr>
              <w:t>13</w:t>
            </w:r>
            <w:r w:rsidR="00CC444D">
              <w:t xml:space="preserve"> </w:t>
            </w:r>
            <w:r w:rsidRPr="00525A1A">
              <w:t>Макет экрана «</w:t>
            </w:r>
            <w:r w:rsidRPr="00525A1A">
              <w:rPr>
                <w:lang w:val="ru-RU"/>
              </w:rPr>
              <w:t>Посещаемость</w:t>
            </w:r>
            <w:r w:rsidRPr="00525A1A">
              <w:t>»</w:t>
            </w:r>
          </w:p>
        </w:tc>
      </w:tr>
    </w:tbl>
    <w:p w14:paraId="7DB5B9D0" w14:textId="77777777" w:rsidR="00767798" w:rsidRPr="00525A1A" w:rsidRDefault="00767798" w:rsidP="00B307B8">
      <w:pPr>
        <w:pStyle w:val="affa"/>
      </w:pPr>
    </w:p>
    <w:tbl>
      <w:tblPr>
        <w:tblStyle w:val="af3"/>
        <w:tblW w:w="14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  <w:gridCol w:w="4814"/>
      </w:tblGrid>
      <w:tr w:rsidR="00767798" w:rsidRPr="00525A1A" w14:paraId="238A8A62" w14:textId="686C4E6D" w:rsidTr="00767798">
        <w:tc>
          <w:tcPr>
            <w:tcW w:w="4814" w:type="dxa"/>
          </w:tcPr>
          <w:p w14:paraId="3FA655FA" w14:textId="77777777" w:rsidR="00767798" w:rsidRPr="00525A1A" w:rsidRDefault="00767798" w:rsidP="00B307B8">
            <w:pPr>
              <w:pStyle w:val="affa"/>
            </w:pPr>
            <w:r w:rsidRPr="00A11DF9">
              <w:rPr>
                <w:lang w:val="ru-RU"/>
              </w:rPr>
              <w:lastRenderedPageBreak/>
              <w:drawing>
                <wp:inline distT="0" distB="0" distL="0" distR="0" wp14:anchorId="7D46BD1B" wp14:editId="390F17DD">
                  <wp:extent cx="2058225" cy="3657600"/>
                  <wp:effectExtent l="0" t="0" r="0" b="0"/>
                  <wp:docPr id="26" name="Picture 152" descr="C:\Users\Shoomka\AppData\Local\Microsoft\Windows\INetCache\Content.Word\расписани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6" descr="C:\Users\Shoomka\AppData\Local\Microsoft\Windows\INetCache\Content.Word\расписани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2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B3D2392" w14:textId="77777777" w:rsidR="00767798" w:rsidRPr="00525A1A" w:rsidRDefault="00767798" w:rsidP="00B307B8">
            <w:pPr>
              <w:pStyle w:val="affa"/>
            </w:pPr>
            <w:r w:rsidRPr="00A11DF9">
              <w:rPr>
                <w:lang w:val="ru-RU"/>
              </w:rPr>
              <w:drawing>
                <wp:inline distT="0" distB="0" distL="0" distR="0" wp14:anchorId="113C844A" wp14:editId="19ADB3EE">
                  <wp:extent cx="2047706" cy="3657600"/>
                  <wp:effectExtent l="0" t="0" r="0" b="0"/>
                  <wp:docPr id="27" name="Picture 153" descr="C:\Users\Shoomka\AppData\Local\Microsoft\Windows\INetCache\Content.Word\createLess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 descr="C:\Users\Shoomka\AppData\Local\Microsoft\Windows\INetCache\Content.Word\createLess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70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DD1AE8C" w14:textId="7D1CF578" w:rsidR="00767798" w:rsidRPr="00525A1A" w:rsidRDefault="00767798" w:rsidP="00B307B8">
            <w:pPr>
              <w:pStyle w:val="affa"/>
              <w:rPr>
                <w:lang w:eastAsia="en-US"/>
              </w:rPr>
            </w:pPr>
            <w:r w:rsidRPr="00A11DF9">
              <w:rPr>
                <w:lang w:val="ru-RU"/>
              </w:rPr>
              <w:drawing>
                <wp:inline distT="0" distB="0" distL="0" distR="0" wp14:anchorId="5B01F693" wp14:editId="755D5A83">
                  <wp:extent cx="2058667" cy="3657600"/>
                  <wp:effectExtent l="0" t="0" r="0" b="0"/>
                  <wp:docPr id="28" name="Picture 154" descr="C:\Users\Shoomka\AppData\Local\Microsoft\Windows\INetCache\Content.Word\teach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 descr="C:\Users\Shoomka\AppData\Local\Microsoft\Windows\INetCache\Content.Word\teach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667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798" w:rsidRPr="00525A1A" w14:paraId="2C538315" w14:textId="72309EBD" w:rsidTr="00767798">
        <w:tc>
          <w:tcPr>
            <w:tcW w:w="4814" w:type="dxa"/>
          </w:tcPr>
          <w:p w14:paraId="14EB8C46" w14:textId="3E445462" w:rsidR="00767798" w:rsidRPr="00525A1A" w:rsidRDefault="00767798" w:rsidP="00CC1902">
            <w:pPr>
              <w:pStyle w:val="affa"/>
            </w:pPr>
            <w:r w:rsidRPr="00525A1A">
              <w:t>Рисунок П</w:t>
            </w:r>
            <w:r w:rsidR="00CC1902">
              <w:rPr>
                <w:lang w:val="ru-RU"/>
              </w:rPr>
              <w:t>3</w:t>
            </w:r>
            <w:r w:rsidR="00CC444D">
              <w:t xml:space="preserve">.14 </w:t>
            </w:r>
            <w:r w:rsidRPr="00525A1A">
              <w:t>Макет экрана «Расписание занятий группы»</w:t>
            </w:r>
          </w:p>
        </w:tc>
        <w:tc>
          <w:tcPr>
            <w:tcW w:w="4814" w:type="dxa"/>
          </w:tcPr>
          <w:p w14:paraId="2B711586" w14:textId="648E883A" w:rsidR="00767798" w:rsidRPr="00525A1A" w:rsidRDefault="00767798" w:rsidP="00CC1902">
            <w:pPr>
              <w:pStyle w:val="affa"/>
              <w:rPr>
                <w:lang w:val="ru-RU"/>
              </w:rPr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Pr="00525A1A">
              <w:t>П</w:t>
            </w:r>
            <w:r w:rsidR="00CC1902">
              <w:rPr>
                <w:lang w:val="ru-RU"/>
              </w:rPr>
              <w:t>3</w:t>
            </w:r>
            <w:r w:rsidRPr="00525A1A">
              <w:t>.</w:t>
            </w:r>
            <w:r w:rsidRPr="00525A1A">
              <w:rPr>
                <w:lang w:val="ru-RU"/>
              </w:rPr>
              <w:t>15</w:t>
            </w:r>
            <w:r w:rsidR="00CC444D">
              <w:t xml:space="preserve"> </w:t>
            </w:r>
            <w:r w:rsidRPr="00525A1A">
              <w:t>Макет экрана «</w:t>
            </w:r>
            <w:r w:rsidRPr="00525A1A">
              <w:rPr>
                <w:lang w:val="ru-RU"/>
              </w:rPr>
              <w:t>Создание занятия</w:t>
            </w:r>
            <w:r w:rsidRPr="00525A1A">
              <w:t>»</w:t>
            </w:r>
          </w:p>
        </w:tc>
        <w:tc>
          <w:tcPr>
            <w:tcW w:w="4814" w:type="dxa"/>
          </w:tcPr>
          <w:p w14:paraId="472EED9C" w14:textId="799DEC5E" w:rsidR="00767798" w:rsidRPr="00525A1A" w:rsidRDefault="00767798" w:rsidP="00CC1902">
            <w:pPr>
              <w:pStyle w:val="affa"/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Pr="00525A1A">
              <w:t>П</w:t>
            </w:r>
            <w:r w:rsidR="00CC1902">
              <w:rPr>
                <w:lang w:val="ru-RU"/>
              </w:rPr>
              <w:t>3</w:t>
            </w:r>
            <w:r w:rsidRPr="00525A1A">
              <w:t>.</w:t>
            </w:r>
            <w:r w:rsidRPr="00525A1A">
              <w:rPr>
                <w:lang w:val="ru-RU"/>
              </w:rPr>
              <w:t>16</w:t>
            </w:r>
            <w:r w:rsidRPr="00525A1A">
              <w:t xml:space="preserve"> Макет экрана «</w:t>
            </w:r>
            <w:r w:rsidRPr="00525A1A">
              <w:rPr>
                <w:lang w:val="ru-RU"/>
              </w:rPr>
              <w:t>Список преподавателей</w:t>
            </w:r>
            <w:r w:rsidRPr="00525A1A">
              <w:t>»</w:t>
            </w:r>
          </w:p>
        </w:tc>
      </w:tr>
    </w:tbl>
    <w:p w14:paraId="4E1F562D" w14:textId="77777777" w:rsidR="00767798" w:rsidRPr="00525A1A" w:rsidRDefault="00767798" w:rsidP="00B307B8">
      <w:pPr>
        <w:pStyle w:val="affa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4"/>
        <w:gridCol w:w="100"/>
        <w:gridCol w:w="4814"/>
        <w:gridCol w:w="4814"/>
        <w:gridCol w:w="118"/>
      </w:tblGrid>
      <w:tr w:rsidR="00767798" w:rsidRPr="00525A1A" w14:paraId="30037D7D" w14:textId="5521B004" w:rsidTr="00793F78">
        <w:tc>
          <w:tcPr>
            <w:tcW w:w="4714" w:type="dxa"/>
          </w:tcPr>
          <w:p w14:paraId="7DC9565F" w14:textId="77777777" w:rsidR="00767798" w:rsidRPr="00525A1A" w:rsidRDefault="00767798" w:rsidP="00B307B8">
            <w:pPr>
              <w:pStyle w:val="affa"/>
            </w:pPr>
            <w:r w:rsidRPr="00A11DF9">
              <w:rPr>
                <w:lang w:val="ru-RU"/>
              </w:rPr>
              <w:lastRenderedPageBreak/>
              <w:drawing>
                <wp:inline distT="0" distB="0" distL="0" distR="0" wp14:anchorId="2FE4B708" wp14:editId="422402DB">
                  <wp:extent cx="2104846" cy="3733270"/>
                  <wp:effectExtent l="0" t="0" r="0" b="635"/>
                  <wp:docPr id="29" name="Picture 155" descr="C:\Users\Shoomka\AppData\Local\Microsoft\Windows\INetCache\Content.Word\editless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 descr="C:\Users\Shoomka\AppData\Local\Microsoft\Windows\INetCache\Content.Word\editless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4846" cy="373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6" w:type="dxa"/>
            <w:gridSpan w:val="4"/>
          </w:tcPr>
          <w:p w14:paraId="086A664B" w14:textId="57F253C6" w:rsidR="00767798" w:rsidRPr="00525A1A" w:rsidRDefault="00767798" w:rsidP="00B307B8">
            <w:pPr>
              <w:pStyle w:val="affa"/>
              <w:rPr>
                <w:lang w:eastAsia="en-US"/>
              </w:rPr>
            </w:pPr>
            <w:r w:rsidRPr="00A11DF9">
              <w:rPr>
                <w:lang w:val="ru-RU"/>
              </w:rPr>
              <w:drawing>
                <wp:inline distT="0" distB="0" distL="0" distR="0" wp14:anchorId="71249B03" wp14:editId="65D08487">
                  <wp:extent cx="6115050" cy="3438525"/>
                  <wp:effectExtent l="0" t="0" r="0" b="9525"/>
                  <wp:docPr id="30" name="Picture 156" descr="landscap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andscap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43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5A1A">
              <w:t xml:space="preserve"> </w:t>
            </w:r>
          </w:p>
        </w:tc>
      </w:tr>
      <w:tr w:rsidR="00767798" w:rsidRPr="00525A1A" w14:paraId="3B2CF5B3" w14:textId="77777777" w:rsidTr="00793F78">
        <w:tc>
          <w:tcPr>
            <w:tcW w:w="4714" w:type="dxa"/>
          </w:tcPr>
          <w:p w14:paraId="1E4BBE83" w14:textId="2B50D904" w:rsidR="00767798" w:rsidRPr="00B307B8" w:rsidRDefault="00767798" w:rsidP="00CC1902">
            <w:pPr>
              <w:jc w:val="center"/>
              <w:rPr>
                <w:i/>
              </w:rPr>
            </w:pPr>
            <w:r w:rsidRPr="00B307B8">
              <w:rPr>
                <w:i/>
                <w:noProof/>
                <w:sz w:val="24"/>
                <w:szCs w:val="24"/>
                <w:lang w:val="x-none"/>
                <w:rPrChange w:id="938" w:author="SANYA SHOOMKA" w:date="2016-04-14T17:10:00Z">
                  <w:rPr>
                    <w:noProof/>
                    <w:color w:val="000000"/>
                    <w:sz w:val="24"/>
                    <w:szCs w:val="24"/>
                    <w:lang w:val="x-none"/>
                  </w:rPr>
                </w:rPrChange>
              </w:rPr>
              <w:t>Рисунок П</w:t>
            </w:r>
            <w:r w:rsidR="00CC1902">
              <w:rPr>
                <w:i/>
                <w:noProof/>
                <w:sz w:val="24"/>
                <w:szCs w:val="24"/>
              </w:rPr>
              <w:t>3</w:t>
            </w:r>
            <w:r w:rsidR="00CC444D">
              <w:rPr>
                <w:i/>
                <w:noProof/>
                <w:sz w:val="24"/>
                <w:szCs w:val="24"/>
                <w:lang w:val="x-none"/>
              </w:rPr>
              <w:t xml:space="preserve">.17 </w:t>
            </w:r>
            <w:r w:rsidRPr="00B307B8">
              <w:rPr>
                <w:i/>
                <w:noProof/>
                <w:sz w:val="24"/>
                <w:szCs w:val="24"/>
                <w:lang w:val="x-none"/>
                <w:rPrChange w:id="939" w:author="SANYA SHOOMKA" w:date="2016-04-14T17:10:00Z">
                  <w:rPr>
                    <w:noProof/>
                    <w:color w:val="000000"/>
                    <w:sz w:val="24"/>
                    <w:szCs w:val="24"/>
                    <w:lang w:val="x-none"/>
                  </w:rPr>
                </w:rPrChange>
              </w:rPr>
              <w:t>Макет экрана «Редактирование занятия, портретная ориентация»</w:t>
            </w:r>
          </w:p>
        </w:tc>
        <w:tc>
          <w:tcPr>
            <w:tcW w:w="9846" w:type="dxa"/>
            <w:gridSpan w:val="4"/>
          </w:tcPr>
          <w:p w14:paraId="5AD8687A" w14:textId="2E6D65FC" w:rsidR="00767798" w:rsidRPr="00525A1A" w:rsidRDefault="00767798" w:rsidP="00CC1902">
            <w:pPr>
              <w:pStyle w:val="affa"/>
            </w:pPr>
            <w:r w:rsidRPr="00525A1A">
              <w:t>Рисунок П</w:t>
            </w:r>
            <w:r w:rsidR="00CC1902">
              <w:rPr>
                <w:lang w:val="ru-RU"/>
              </w:rPr>
              <w:t>3</w:t>
            </w:r>
            <w:r w:rsidR="00CC444D">
              <w:t xml:space="preserve">.18 </w:t>
            </w:r>
            <w:r w:rsidRPr="00525A1A">
              <w:t xml:space="preserve">Макет экрана « Редактирование занятия, альбомная ориентация» </w:t>
            </w:r>
          </w:p>
        </w:tc>
      </w:tr>
      <w:tr w:rsidR="00767798" w:rsidRPr="00525A1A" w14:paraId="153401EC" w14:textId="1E7B6FC7" w:rsidTr="00793F78">
        <w:trPr>
          <w:gridAfter w:val="1"/>
          <w:wAfter w:w="118" w:type="dxa"/>
        </w:trPr>
        <w:tc>
          <w:tcPr>
            <w:tcW w:w="4814" w:type="dxa"/>
            <w:gridSpan w:val="2"/>
          </w:tcPr>
          <w:p w14:paraId="23AFB5B1" w14:textId="77777777" w:rsidR="00767798" w:rsidRPr="00525A1A" w:rsidRDefault="00767798" w:rsidP="00B307B8">
            <w:pPr>
              <w:pStyle w:val="affa"/>
            </w:pPr>
            <w:r w:rsidRPr="00A11DF9">
              <w:rPr>
                <w:lang w:val="ru-RU"/>
              </w:rPr>
              <w:lastRenderedPageBreak/>
              <w:drawing>
                <wp:inline distT="0" distB="0" distL="0" distR="0" wp14:anchorId="7F50CEE1" wp14:editId="7EA8A127">
                  <wp:extent cx="2058667" cy="3657600"/>
                  <wp:effectExtent l="0" t="0" r="0" b="0"/>
                  <wp:docPr id="31" name="Picture 157" descr="C:\Users\Shoomka\AppData\Local\Microsoft\Windows\INetCache\Content.Word\messageMe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 descr="C:\Users\Shoomka\AppData\Local\Microsoft\Windows\INetCache\Content.Word\messageMen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667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6DA0664" w14:textId="77777777" w:rsidR="00767798" w:rsidRPr="00525A1A" w:rsidRDefault="00767798" w:rsidP="00B307B8">
            <w:pPr>
              <w:pStyle w:val="affa"/>
            </w:pPr>
            <w:r w:rsidRPr="00A11DF9">
              <w:rPr>
                <w:lang w:val="ru-RU"/>
              </w:rPr>
              <w:drawing>
                <wp:inline distT="0" distB="0" distL="0" distR="0" wp14:anchorId="3C0BDA97" wp14:editId="4E28109A">
                  <wp:extent cx="2065680" cy="3657600"/>
                  <wp:effectExtent l="0" t="0" r="0" b="0"/>
                  <wp:docPr id="32" name="Picture 158" descr="C:\Users\Shoomka\AppData\Local\Microsoft\Windows\INetCache\Content.Word\messageDialo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9" descr="C:\Users\Shoomka\AppData\Local\Microsoft\Windows\INetCache\Content.Word\messageDial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68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7BD51A" w14:textId="1312BB94" w:rsidR="00767798" w:rsidRPr="00525A1A" w:rsidRDefault="00767798" w:rsidP="00B307B8">
            <w:pPr>
              <w:pStyle w:val="affa"/>
              <w:rPr>
                <w:lang w:eastAsia="en-US"/>
              </w:rPr>
            </w:pPr>
            <w:r w:rsidRPr="00A11DF9">
              <w:rPr>
                <w:lang w:val="ru-RU"/>
              </w:rPr>
              <w:drawing>
                <wp:inline distT="0" distB="0" distL="0" distR="0" wp14:anchorId="11951B45" wp14:editId="2043CE01">
                  <wp:extent cx="2051652" cy="3657600"/>
                  <wp:effectExtent l="0" t="0" r="6350" b="0"/>
                  <wp:docPr id="33" name="Picture 159" descr="Additional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dditional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52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798" w:rsidRPr="00525A1A" w14:paraId="73F2825B" w14:textId="29AAF594" w:rsidTr="00793F78">
        <w:trPr>
          <w:gridAfter w:val="1"/>
          <w:wAfter w:w="118" w:type="dxa"/>
        </w:trPr>
        <w:tc>
          <w:tcPr>
            <w:tcW w:w="4814" w:type="dxa"/>
            <w:gridSpan w:val="2"/>
          </w:tcPr>
          <w:p w14:paraId="073A7B2D" w14:textId="135979AD" w:rsidR="00767798" w:rsidRPr="00525A1A" w:rsidRDefault="00767798" w:rsidP="00CC1902">
            <w:pPr>
              <w:pStyle w:val="affa"/>
              <w:rPr>
                <w:lang w:val="ru-RU"/>
              </w:rPr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Pr="00525A1A">
              <w:t>П</w:t>
            </w:r>
            <w:r w:rsidR="00CC1902">
              <w:rPr>
                <w:lang w:val="ru-RU"/>
              </w:rPr>
              <w:t>3</w:t>
            </w:r>
            <w:r w:rsidRPr="00525A1A">
              <w:t>.</w:t>
            </w:r>
            <w:r w:rsidRPr="00525A1A">
              <w:rPr>
                <w:lang w:val="ru-RU"/>
              </w:rPr>
              <w:t>19</w:t>
            </w:r>
            <w:r w:rsidR="00CC444D">
              <w:t xml:space="preserve"> </w:t>
            </w:r>
            <w:r w:rsidRPr="00525A1A">
              <w:t>Макет экрана «</w:t>
            </w:r>
            <w:r w:rsidRPr="00525A1A">
              <w:rPr>
                <w:lang w:val="ru-RU"/>
              </w:rPr>
              <w:t>Меню сообщений</w:t>
            </w:r>
            <w:r w:rsidRPr="00525A1A">
              <w:t>»</w:t>
            </w:r>
          </w:p>
        </w:tc>
        <w:tc>
          <w:tcPr>
            <w:tcW w:w="4814" w:type="dxa"/>
          </w:tcPr>
          <w:p w14:paraId="699428EA" w14:textId="660980AF" w:rsidR="00767798" w:rsidRPr="00525A1A" w:rsidRDefault="00767798" w:rsidP="00CC1902">
            <w:pPr>
              <w:pStyle w:val="affa"/>
              <w:rPr>
                <w:lang w:val="ru-RU"/>
              </w:rPr>
            </w:pPr>
            <w:r w:rsidRPr="00525A1A">
              <w:t>Рисунок</w:t>
            </w:r>
            <w:r w:rsidRPr="00525A1A">
              <w:rPr>
                <w:lang w:val="ru-RU"/>
              </w:rPr>
              <w:t xml:space="preserve"> </w:t>
            </w:r>
            <w:r w:rsidRPr="00525A1A">
              <w:t>П</w:t>
            </w:r>
            <w:r w:rsidR="00CC1902">
              <w:rPr>
                <w:lang w:val="ru-RU"/>
              </w:rPr>
              <w:t>3</w:t>
            </w:r>
            <w:r w:rsidRPr="00525A1A">
              <w:t>.</w:t>
            </w:r>
            <w:r w:rsidRPr="00525A1A">
              <w:rPr>
                <w:lang w:val="ru-RU"/>
              </w:rPr>
              <w:t xml:space="preserve">20 </w:t>
            </w:r>
            <w:r w:rsidRPr="00525A1A">
              <w:t>Макет экрана «</w:t>
            </w:r>
            <w:r w:rsidRPr="00525A1A">
              <w:rPr>
                <w:lang w:val="ru-RU"/>
              </w:rPr>
              <w:t>Диалог</w:t>
            </w:r>
            <w:r w:rsidRPr="00525A1A">
              <w:t>»</w:t>
            </w:r>
          </w:p>
        </w:tc>
        <w:tc>
          <w:tcPr>
            <w:tcW w:w="4814" w:type="dxa"/>
          </w:tcPr>
          <w:p w14:paraId="1E9BEBE9" w14:textId="1BA94B6A" w:rsidR="00767798" w:rsidRPr="00525A1A" w:rsidRDefault="00767798" w:rsidP="00CC1902">
            <w:pPr>
              <w:pStyle w:val="affa"/>
            </w:pPr>
            <w:r w:rsidRPr="00525A1A">
              <w:t>Рисунок П</w:t>
            </w:r>
            <w:r w:rsidR="00CC1902">
              <w:rPr>
                <w:lang w:val="ru-RU"/>
              </w:rPr>
              <w:t>3</w:t>
            </w:r>
            <w:r w:rsidR="00CC444D">
              <w:t xml:space="preserve">.21 </w:t>
            </w:r>
            <w:r w:rsidRPr="00525A1A">
              <w:t xml:space="preserve">Макет экрана «Дополнительная информация» </w:t>
            </w:r>
          </w:p>
        </w:tc>
      </w:tr>
    </w:tbl>
    <w:p w14:paraId="275D98B2" w14:textId="6F4B9976" w:rsidR="00E53D68" w:rsidRPr="00525A1A" w:rsidRDefault="00E53D68" w:rsidP="00B307B8">
      <w:pPr>
        <w:pStyle w:val="affa"/>
        <w:sectPr w:rsidR="00E53D68" w:rsidRPr="00525A1A" w:rsidSect="006D3BE9">
          <w:footerReference w:type="default" r:id="rId83"/>
          <w:footerReference w:type="first" r:id="rId84"/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60"/>
        </w:sectPr>
      </w:pPr>
    </w:p>
    <w:p w14:paraId="2B740309" w14:textId="45D1933F" w:rsidR="00EF4FC8" w:rsidRPr="00525A1A" w:rsidRDefault="00EF4FC8" w:rsidP="00B307B8">
      <w:pPr>
        <w:pStyle w:val="affa"/>
      </w:pPr>
    </w:p>
    <w:sectPr w:rsidR="00EF4FC8" w:rsidRPr="00525A1A" w:rsidSect="006D3BE9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1" w:author="Анна Кузнецова" w:date="2016-04-12T14:09:00Z" w:initials="АК">
    <w:p w14:paraId="2793F377" w14:textId="77777777" w:rsidR="00892C2D" w:rsidRDefault="00892C2D" w:rsidP="00467272">
      <w:pPr>
        <w:pStyle w:val="afffe"/>
      </w:pPr>
      <w:r>
        <w:rPr>
          <w:rStyle w:val="afffd"/>
        </w:rPr>
        <w:annotationRef/>
      </w:r>
      <w:r>
        <w:t>от 0 до 9 прописью</w:t>
      </w:r>
    </w:p>
  </w:comment>
  <w:comment w:id="224" w:author="Анна Кузнецова" w:date="2016-04-12T14:14:00Z" w:initials="АК">
    <w:p w14:paraId="71EFDCE4" w14:textId="77777777" w:rsidR="00892C2D" w:rsidRDefault="00892C2D" w:rsidP="00467272">
      <w:pPr>
        <w:pStyle w:val="afffe"/>
      </w:pPr>
      <w:r>
        <w:rPr>
          <w:rStyle w:val="afffd"/>
        </w:rPr>
        <w:annotationRef/>
      </w:r>
      <w:r>
        <w:t>достоинством</w:t>
      </w:r>
    </w:p>
  </w:comment>
  <w:comment w:id="246" w:author="Анна Кузнецова" w:date="2016-04-12T14:15:00Z" w:initials="АК">
    <w:p w14:paraId="19FA0DAB" w14:textId="77777777" w:rsidR="00892C2D" w:rsidRDefault="00892C2D" w:rsidP="00467272">
      <w:pPr>
        <w:pStyle w:val="afffe"/>
      </w:pPr>
      <w:r>
        <w:t xml:space="preserve">с маленькой буквы </w:t>
      </w:r>
      <w:r>
        <w:rPr>
          <w:rStyle w:val="afffd"/>
        </w:rPr>
        <w:annotationRef/>
      </w:r>
      <w:r>
        <w:t>во всех маркированных списках</w:t>
      </w:r>
    </w:p>
  </w:comment>
  <w:comment w:id="296" w:author="Анна Кузнецова" w:date="2016-04-17T20:47:00Z" w:initials="АК">
    <w:p w14:paraId="28EB0FE5" w14:textId="77777777" w:rsidR="00892C2D" w:rsidRPr="00F11830" w:rsidRDefault="00892C2D" w:rsidP="00467272">
      <w:pPr>
        <w:pStyle w:val="afffe"/>
      </w:pPr>
      <w:r>
        <w:rPr>
          <w:rStyle w:val="afffd"/>
        </w:rPr>
        <w:annotationRef/>
      </w:r>
      <w:r w:rsidRPr="00F11830">
        <w:t>;</w:t>
      </w:r>
    </w:p>
    <w:p w14:paraId="5CCD9590" w14:textId="77777777" w:rsidR="00892C2D" w:rsidRPr="0060310A" w:rsidRDefault="00892C2D" w:rsidP="00467272">
      <w:pPr>
        <w:pStyle w:val="afffe"/>
      </w:pPr>
      <w:r>
        <w:t>И дальше</w:t>
      </w:r>
    </w:p>
  </w:comment>
  <w:comment w:id="376" w:author="Анна Кузнецова" w:date="2016-04-12T14:25:00Z" w:initials="АК">
    <w:p w14:paraId="55EF9931" w14:textId="77777777" w:rsidR="00892C2D" w:rsidRPr="000D6A98" w:rsidRDefault="00892C2D" w:rsidP="00467272">
      <w:pPr>
        <w:pStyle w:val="afffe"/>
      </w:pPr>
      <w:r>
        <w:rPr>
          <w:rStyle w:val="afffd"/>
        </w:rPr>
        <w:annotationRef/>
      </w:r>
      <w:r>
        <w:rPr>
          <w:rStyle w:val="afffd"/>
        </w:rPr>
        <w:t>аналогично</w:t>
      </w:r>
    </w:p>
  </w:comment>
  <w:comment w:id="387" w:author="Анна Кузнецова" w:date="2016-04-17T20:48:00Z" w:initials="АК">
    <w:p w14:paraId="63D4CB82" w14:textId="77777777" w:rsidR="00892C2D" w:rsidRDefault="00892C2D" w:rsidP="00467272">
      <w:pPr>
        <w:pStyle w:val="afffe"/>
      </w:pPr>
      <w:r>
        <w:rPr>
          <w:rStyle w:val="afffd"/>
        </w:rPr>
        <w:annotationRef/>
      </w:r>
      <w:r>
        <w:t>продемонстрирован</w:t>
      </w:r>
    </w:p>
  </w:comment>
  <w:comment w:id="834" w:author="Анна Кузнецова" w:date="2016-04-17T20:53:00Z" w:initials="АК">
    <w:p w14:paraId="41DAF858" w14:textId="77777777" w:rsidR="00892C2D" w:rsidRDefault="00892C2D" w:rsidP="00A11DF9">
      <w:pPr>
        <w:pStyle w:val="afffe"/>
      </w:pPr>
      <w:r>
        <w:rPr>
          <w:rStyle w:val="afffd"/>
        </w:rPr>
        <w:annotationRef/>
      </w:r>
      <w:r>
        <w:t>предложения не начинаются с тоже также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793F377" w15:done="0"/>
  <w15:commentEx w15:paraId="71EFDCE4" w15:done="0"/>
  <w15:commentEx w15:paraId="19FA0DAB" w15:done="0"/>
  <w15:commentEx w15:paraId="5CCD9590" w15:done="0"/>
  <w15:commentEx w15:paraId="55EF9931" w15:done="0"/>
  <w15:commentEx w15:paraId="63D4CB82" w15:done="0"/>
  <w15:commentEx w15:paraId="41DAF858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D9F994" w14:textId="77777777" w:rsidR="00E30969" w:rsidRDefault="00E30969">
      <w:pPr>
        <w:spacing w:line="240" w:lineRule="auto"/>
      </w:pPr>
      <w:r>
        <w:separator/>
      </w:r>
    </w:p>
    <w:p w14:paraId="57487B2E" w14:textId="77777777" w:rsidR="00E30969" w:rsidRDefault="00E30969"/>
  </w:endnote>
  <w:endnote w:type="continuationSeparator" w:id="0">
    <w:p w14:paraId="3127F5A7" w14:textId="77777777" w:rsidR="00E30969" w:rsidRDefault="00E30969">
      <w:pPr>
        <w:spacing w:line="240" w:lineRule="auto"/>
      </w:pPr>
      <w:r>
        <w:continuationSeparator/>
      </w:r>
    </w:p>
    <w:p w14:paraId="6507CEC6" w14:textId="77777777" w:rsidR="00E30969" w:rsidRDefault="00E309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Batang">
    <w:altName w:val="바탕"/>
    <w:panose1 w:val="020B0503020000020004"/>
    <w:charset w:val="81"/>
    <w:family w:val="auto"/>
    <w:pitch w:val="fixed"/>
    <w:sig w:usb0="00000001" w:usb1="09060000" w:usb2="00000010" w:usb3="00000000" w:csb0="00080000" w:csb1="00000000"/>
  </w:font>
  <w:font w:name="AR PL KaitiM GB">
    <w:altName w:val="Times New Roman"/>
    <w:charset w:val="CC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6F0BFB" w14:textId="77777777" w:rsidR="00892C2D" w:rsidRPr="00AD0F38" w:rsidRDefault="00892C2D">
    <w:pPr>
      <w:pStyle w:val="aff"/>
      <w:jc w:val="center"/>
      <w:rPr>
        <w:lang w:val="en-US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8B58E8" w14:textId="77777777" w:rsidR="00892C2D" w:rsidRDefault="00892C2D" w:rsidP="00A11DF9">
    <w:pPr>
      <w:pStyle w:val="aff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FB005F" w14:textId="6019E124" w:rsidR="00892C2D" w:rsidRPr="00254B17" w:rsidRDefault="00892C2D" w:rsidP="00627DF8">
    <w:pPr>
      <w:pStyle w:val="aff"/>
      <w:jc w:val="center"/>
      <w:rPr>
        <w:noProof/>
        <w:sz w:val="24"/>
        <w:lang w:val="ru-RU"/>
      </w:rPr>
    </w:pPr>
    <w:r w:rsidRPr="00254B17">
      <w:rPr>
        <w:sz w:val="24"/>
      </w:rPr>
      <w:fldChar w:fldCharType="begin"/>
    </w:r>
    <w:r w:rsidRPr="00254B17">
      <w:rPr>
        <w:sz w:val="24"/>
      </w:rPr>
      <w:instrText>PAGE   \* MERGEFORMAT</w:instrText>
    </w:r>
    <w:r w:rsidRPr="00254B17">
      <w:rPr>
        <w:sz w:val="24"/>
      </w:rPr>
      <w:fldChar w:fldCharType="separate"/>
    </w:r>
    <w:r w:rsidR="00F85663">
      <w:rPr>
        <w:noProof/>
        <w:sz w:val="24"/>
      </w:rPr>
      <w:t>51</w:t>
    </w:r>
    <w:r w:rsidRPr="00254B17">
      <w:rPr>
        <w:noProof/>
        <w:sz w:val="24"/>
      </w:rPr>
      <w:fldChar w:fldCharType="end"/>
    </w:r>
  </w:p>
  <w:p w14:paraId="784A12D3" w14:textId="77777777" w:rsidR="00892C2D" w:rsidRDefault="00892C2D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B91AC1" w14:textId="1FE488F2" w:rsidR="00892C2D" w:rsidRPr="00707E7D" w:rsidRDefault="00892C2D">
    <w:pPr>
      <w:pStyle w:val="aff"/>
      <w:jc w:val="center"/>
      <w:rPr>
        <w:sz w:val="24"/>
      </w:rPr>
    </w:pPr>
    <w:r w:rsidRPr="00707E7D">
      <w:rPr>
        <w:sz w:val="24"/>
      </w:rPr>
      <w:fldChar w:fldCharType="begin"/>
    </w:r>
    <w:r w:rsidRPr="00707E7D">
      <w:rPr>
        <w:sz w:val="24"/>
      </w:rPr>
      <w:instrText>PAGE   \* MERGEFORMAT</w:instrText>
    </w:r>
    <w:r w:rsidRPr="00707E7D">
      <w:rPr>
        <w:sz w:val="24"/>
      </w:rPr>
      <w:fldChar w:fldCharType="separate"/>
    </w:r>
    <w:r w:rsidR="00F85663">
      <w:rPr>
        <w:noProof/>
        <w:sz w:val="24"/>
      </w:rPr>
      <w:t>50</w:t>
    </w:r>
    <w:r w:rsidRPr="00707E7D">
      <w:rPr>
        <w:noProof/>
        <w:sz w:val="24"/>
      </w:rPr>
      <w:fldChar w:fldCharType="end"/>
    </w:r>
  </w:p>
  <w:p w14:paraId="1A4421B4" w14:textId="77777777" w:rsidR="00892C2D" w:rsidRDefault="00892C2D">
    <w:pPr>
      <w:pStyle w:val="aff"/>
    </w:pPr>
  </w:p>
  <w:p w14:paraId="42CDA3B9" w14:textId="77777777" w:rsidR="00892C2D" w:rsidRDefault="00892C2D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58FB9" w14:textId="5403C36B" w:rsidR="00892C2D" w:rsidRPr="00254B17" w:rsidRDefault="00892C2D" w:rsidP="00627DF8">
    <w:pPr>
      <w:pStyle w:val="aff"/>
      <w:jc w:val="center"/>
      <w:rPr>
        <w:noProof/>
        <w:sz w:val="24"/>
        <w:lang w:val="ru-RU"/>
      </w:rPr>
    </w:pPr>
    <w:r w:rsidRPr="00254B17">
      <w:rPr>
        <w:sz w:val="24"/>
      </w:rPr>
      <w:fldChar w:fldCharType="begin"/>
    </w:r>
    <w:r w:rsidRPr="00254B17">
      <w:rPr>
        <w:sz w:val="24"/>
      </w:rPr>
      <w:instrText>PAGE   \* MERGEFORMAT</w:instrText>
    </w:r>
    <w:r w:rsidRPr="00254B17">
      <w:rPr>
        <w:sz w:val="24"/>
      </w:rPr>
      <w:fldChar w:fldCharType="separate"/>
    </w:r>
    <w:r w:rsidR="00F85663">
      <w:rPr>
        <w:noProof/>
        <w:sz w:val="24"/>
      </w:rPr>
      <w:t>64</w:t>
    </w:r>
    <w:r w:rsidRPr="00254B17">
      <w:rPr>
        <w:noProof/>
        <w:sz w:val="24"/>
      </w:rPr>
      <w:fldChar w:fldCharType="end"/>
    </w:r>
  </w:p>
  <w:p w14:paraId="3EF7B9BF" w14:textId="77777777" w:rsidR="00892C2D" w:rsidRDefault="00892C2D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E3F0B8" w14:textId="10FEF82E" w:rsidR="00892C2D" w:rsidRPr="00707E7D" w:rsidRDefault="00892C2D">
    <w:pPr>
      <w:pStyle w:val="aff"/>
      <w:jc w:val="center"/>
      <w:rPr>
        <w:sz w:val="24"/>
      </w:rPr>
    </w:pPr>
    <w:r w:rsidRPr="00707E7D">
      <w:rPr>
        <w:sz w:val="24"/>
      </w:rPr>
      <w:fldChar w:fldCharType="begin"/>
    </w:r>
    <w:r w:rsidRPr="00707E7D">
      <w:rPr>
        <w:sz w:val="24"/>
      </w:rPr>
      <w:instrText>PAGE   \* MERGEFORMAT</w:instrText>
    </w:r>
    <w:r w:rsidRPr="00707E7D">
      <w:rPr>
        <w:sz w:val="24"/>
      </w:rPr>
      <w:fldChar w:fldCharType="separate"/>
    </w:r>
    <w:r w:rsidR="00F85663">
      <w:rPr>
        <w:noProof/>
        <w:sz w:val="24"/>
      </w:rPr>
      <w:t>63</w:t>
    </w:r>
    <w:r w:rsidRPr="00707E7D">
      <w:rPr>
        <w:noProof/>
        <w:sz w:val="24"/>
      </w:rPr>
      <w:fldChar w:fldCharType="end"/>
    </w:r>
  </w:p>
  <w:p w14:paraId="4F96CFA2" w14:textId="77777777" w:rsidR="00892C2D" w:rsidRDefault="00892C2D">
    <w:pPr>
      <w:pStyle w:val="aff"/>
    </w:pPr>
  </w:p>
  <w:p w14:paraId="67A85F61" w14:textId="77777777" w:rsidR="00892C2D" w:rsidRDefault="00892C2D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19350F" w14:textId="535D228D" w:rsidR="00892C2D" w:rsidRPr="00254B17" w:rsidRDefault="00892C2D" w:rsidP="00627DF8">
    <w:pPr>
      <w:pStyle w:val="aff"/>
      <w:jc w:val="center"/>
      <w:rPr>
        <w:noProof/>
        <w:sz w:val="24"/>
        <w:lang w:val="ru-RU"/>
      </w:rPr>
    </w:pPr>
    <w:r w:rsidRPr="00254B17">
      <w:rPr>
        <w:sz w:val="24"/>
      </w:rPr>
      <w:fldChar w:fldCharType="begin"/>
    </w:r>
    <w:r w:rsidRPr="00254B17">
      <w:rPr>
        <w:sz w:val="24"/>
      </w:rPr>
      <w:instrText>PAGE   \* MERGEFORMAT</w:instrText>
    </w:r>
    <w:r w:rsidRPr="00254B17">
      <w:rPr>
        <w:sz w:val="24"/>
      </w:rPr>
      <w:fldChar w:fldCharType="separate"/>
    </w:r>
    <w:r w:rsidR="00F85663">
      <w:rPr>
        <w:noProof/>
        <w:sz w:val="24"/>
      </w:rPr>
      <w:t>73</w:t>
    </w:r>
    <w:r w:rsidRPr="00254B17">
      <w:rPr>
        <w:noProof/>
        <w:sz w:val="24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589B89" w14:textId="0B35F639" w:rsidR="00892C2D" w:rsidRPr="00707E7D" w:rsidRDefault="00892C2D">
    <w:pPr>
      <w:pStyle w:val="aff"/>
      <w:jc w:val="center"/>
      <w:rPr>
        <w:sz w:val="24"/>
      </w:rPr>
    </w:pPr>
    <w:r w:rsidRPr="00707E7D">
      <w:rPr>
        <w:sz w:val="24"/>
      </w:rPr>
      <w:fldChar w:fldCharType="begin"/>
    </w:r>
    <w:r w:rsidRPr="00707E7D">
      <w:rPr>
        <w:sz w:val="24"/>
      </w:rPr>
      <w:instrText>PAGE   \* MERGEFORMAT</w:instrText>
    </w:r>
    <w:r w:rsidRPr="00707E7D">
      <w:rPr>
        <w:sz w:val="24"/>
      </w:rPr>
      <w:fldChar w:fldCharType="separate"/>
    </w:r>
    <w:r w:rsidR="00F85663">
      <w:rPr>
        <w:noProof/>
        <w:sz w:val="24"/>
      </w:rPr>
      <w:t>67</w:t>
    </w:r>
    <w:r w:rsidRPr="00707E7D">
      <w:rPr>
        <w:noProof/>
        <w:sz w:val="24"/>
      </w:rPr>
      <w:fldChar w:fldCharType="end"/>
    </w:r>
  </w:p>
  <w:p w14:paraId="535398DB" w14:textId="77777777" w:rsidR="00892C2D" w:rsidRDefault="00892C2D">
    <w:pPr>
      <w:pStyle w:val="af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198E8" w14:textId="77777777" w:rsidR="00892C2D" w:rsidRPr="00AD0F38" w:rsidRDefault="00892C2D">
    <w:pPr>
      <w:pStyle w:val="aff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02AD7" w14:textId="0F3B1022" w:rsidR="00892C2D" w:rsidRPr="00254B17" w:rsidRDefault="00892C2D" w:rsidP="00254B17">
    <w:pPr>
      <w:pStyle w:val="aff"/>
      <w:jc w:val="center"/>
      <w:rPr>
        <w:sz w:val="24"/>
      </w:rPr>
    </w:pPr>
    <w:r w:rsidRPr="00254B17">
      <w:rPr>
        <w:sz w:val="24"/>
      </w:rPr>
      <w:fldChar w:fldCharType="begin"/>
    </w:r>
    <w:r w:rsidRPr="00254B17">
      <w:rPr>
        <w:sz w:val="24"/>
      </w:rPr>
      <w:instrText>PAGE   \* MERGEFORMAT</w:instrText>
    </w:r>
    <w:r w:rsidRPr="00254B17">
      <w:rPr>
        <w:sz w:val="24"/>
      </w:rPr>
      <w:fldChar w:fldCharType="separate"/>
    </w:r>
    <w:r w:rsidR="00615857" w:rsidRPr="00615857">
      <w:rPr>
        <w:noProof/>
        <w:sz w:val="24"/>
        <w:lang w:val="ru-RU"/>
      </w:rPr>
      <w:t>11</w:t>
    </w:r>
    <w:r w:rsidRPr="00254B17">
      <w:rPr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119A22" w14:textId="77777777" w:rsidR="00892C2D" w:rsidRDefault="00892C2D" w:rsidP="00707E7D">
    <w:pPr>
      <w:pStyle w:val="aff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D51678" w14:textId="77777777" w:rsidR="00892C2D" w:rsidRDefault="00892C2D" w:rsidP="00467272">
    <w:pPr>
      <w:pStyle w:val="aff"/>
      <w:framePr w:wrap="around" w:vAnchor="text" w:hAnchor="margin" w:xAlign="center" w:y="1"/>
      <w:rPr>
        <w:rStyle w:val="affffd"/>
      </w:rPr>
    </w:pPr>
    <w:r>
      <w:rPr>
        <w:rStyle w:val="affffd"/>
      </w:rPr>
      <w:fldChar w:fldCharType="begin"/>
    </w:r>
    <w:r>
      <w:rPr>
        <w:rStyle w:val="affffd"/>
      </w:rPr>
      <w:instrText xml:space="preserve">PAGE  </w:instrText>
    </w:r>
    <w:r>
      <w:rPr>
        <w:rStyle w:val="affffd"/>
      </w:rPr>
      <w:fldChar w:fldCharType="separate"/>
    </w:r>
    <w:r>
      <w:rPr>
        <w:rStyle w:val="affffd"/>
        <w:noProof/>
      </w:rPr>
      <w:t>4</w:t>
    </w:r>
    <w:r>
      <w:rPr>
        <w:rStyle w:val="affffd"/>
      </w:rPr>
      <w:fldChar w:fldCharType="end"/>
    </w:r>
  </w:p>
  <w:p w14:paraId="11CBCD4B" w14:textId="77777777" w:rsidR="00892C2D" w:rsidRDefault="00892C2D">
    <w:pPr>
      <w:pStyle w:val="aff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3996FD" w14:textId="524A069D" w:rsidR="00892C2D" w:rsidRDefault="00892C2D">
    <w:pPr>
      <w:pStyle w:val="aff"/>
      <w:jc w:val="center"/>
    </w:pPr>
    <w:r>
      <w:fldChar w:fldCharType="begin"/>
    </w:r>
    <w:r>
      <w:instrText>PAGE   \* MERGEFORMAT</w:instrText>
    </w:r>
    <w:r>
      <w:fldChar w:fldCharType="separate"/>
    </w:r>
    <w:r w:rsidR="00615857">
      <w:rPr>
        <w:noProof/>
      </w:rPr>
      <w:t>17</w:t>
    </w:r>
    <w:r>
      <w:fldChar w:fldCharType="end"/>
    </w:r>
  </w:p>
  <w:p w14:paraId="56626424" w14:textId="77777777" w:rsidR="00892C2D" w:rsidRDefault="00892C2D">
    <w:pPr>
      <w:pStyle w:val="aff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04C870" w14:textId="77777777" w:rsidR="00892C2D" w:rsidRDefault="00892C2D" w:rsidP="00467272">
    <w:pPr>
      <w:pStyle w:val="aff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C13C16" w14:textId="77777777" w:rsidR="00892C2D" w:rsidRDefault="00892C2D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2992941"/>
      <w:docPartObj>
        <w:docPartGallery w:val="Page Numbers (Bottom of Page)"/>
        <w:docPartUnique/>
      </w:docPartObj>
    </w:sdtPr>
    <w:sdtContent>
      <w:p w14:paraId="3E34B1ED" w14:textId="21725FC6" w:rsidR="00892C2D" w:rsidRDefault="00892C2D" w:rsidP="00A11DF9">
        <w:pPr>
          <w:pStyle w:val="af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5663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FB58D9" w14:textId="77777777" w:rsidR="00E30969" w:rsidRDefault="00E30969">
      <w:pPr>
        <w:spacing w:line="240" w:lineRule="auto"/>
      </w:pPr>
      <w:r>
        <w:separator/>
      </w:r>
    </w:p>
    <w:p w14:paraId="4D8C54CC" w14:textId="77777777" w:rsidR="00E30969" w:rsidRDefault="00E30969"/>
  </w:footnote>
  <w:footnote w:type="continuationSeparator" w:id="0">
    <w:p w14:paraId="16753EA8" w14:textId="77777777" w:rsidR="00E30969" w:rsidRDefault="00E30969">
      <w:pPr>
        <w:spacing w:line="240" w:lineRule="auto"/>
      </w:pPr>
      <w:r>
        <w:continuationSeparator/>
      </w:r>
    </w:p>
    <w:p w14:paraId="2AF177E4" w14:textId="77777777" w:rsidR="00E30969" w:rsidRDefault="00E309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5E0EF" w14:textId="77777777" w:rsidR="00892C2D" w:rsidRDefault="00892C2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5E1C1A" w14:textId="77777777" w:rsidR="00892C2D" w:rsidRPr="00C74DE6" w:rsidRDefault="00892C2D" w:rsidP="00A11DF9">
    <w:pPr>
      <w:pStyle w:val="af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1570EF" w14:textId="77777777" w:rsidR="00892C2D" w:rsidRDefault="00892C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70E"/>
    <w:multiLevelType w:val="hybridMultilevel"/>
    <w:tmpl w:val="2340D84A"/>
    <w:lvl w:ilvl="0" w:tplc="12B2818E">
      <w:numFmt w:val="bullet"/>
      <w:pStyle w:val="a"/>
      <w:lvlText w:val=""/>
      <w:lvlJc w:val="left"/>
      <w:pPr>
        <w:ind w:left="360" w:hanging="360"/>
      </w:pPr>
      <w:rPr>
        <w:rFonts w:ascii="Symbol" w:eastAsia="Calibr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B4D11"/>
    <w:multiLevelType w:val="hybridMultilevel"/>
    <w:tmpl w:val="9D6000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4FC565B"/>
    <w:multiLevelType w:val="hybridMultilevel"/>
    <w:tmpl w:val="40264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916DA"/>
    <w:multiLevelType w:val="hybridMultilevel"/>
    <w:tmpl w:val="A0623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5B64BA"/>
    <w:multiLevelType w:val="multilevel"/>
    <w:tmpl w:val="3244AD6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sz w:val="32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4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63" w:hanging="2160"/>
      </w:pPr>
      <w:rPr>
        <w:rFonts w:hint="default"/>
      </w:rPr>
    </w:lvl>
  </w:abstractNum>
  <w:abstractNum w:abstractNumId="5" w15:restartNumberingAfterBreak="0">
    <w:nsid w:val="0C553C3D"/>
    <w:multiLevelType w:val="hybridMultilevel"/>
    <w:tmpl w:val="6F7414E6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80D46"/>
    <w:multiLevelType w:val="hybridMultilevel"/>
    <w:tmpl w:val="ADC2699A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CB522F2"/>
    <w:multiLevelType w:val="multilevel"/>
    <w:tmpl w:val="2DB4DAC2"/>
    <w:numStyleLink w:val="a0"/>
  </w:abstractNum>
  <w:abstractNum w:abstractNumId="8" w15:restartNumberingAfterBreak="0">
    <w:nsid w:val="113D16F6"/>
    <w:multiLevelType w:val="hybridMultilevel"/>
    <w:tmpl w:val="1AD0F32C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1DB3E23"/>
    <w:multiLevelType w:val="hybridMultilevel"/>
    <w:tmpl w:val="16FE8C18"/>
    <w:lvl w:ilvl="0" w:tplc="19F2A9F0">
      <w:start w:val="1"/>
      <w:numFmt w:val="decimal"/>
      <w:pStyle w:val="-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13DD2BB8"/>
    <w:multiLevelType w:val="hybridMultilevel"/>
    <w:tmpl w:val="ED0ECD0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6085329"/>
    <w:multiLevelType w:val="multilevel"/>
    <w:tmpl w:val="C7743FD8"/>
    <w:lvl w:ilvl="0">
      <w:start w:val="1"/>
      <w:numFmt w:val="decimal"/>
      <w:pStyle w:val="-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1"/>
      <w:isLgl/>
      <w:lvlText w:val="%1.%2"/>
      <w:lvlJc w:val="left"/>
      <w:pPr>
        <w:ind w:left="4455" w:hanging="720"/>
      </w:pPr>
      <w:rPr>
        <w:rFonts w:hint="default"/>
      </w:rPr>
    </w:lvl>
    <w:lvl w:ilvl="2">
      <w:start w:val="1"/>
      <w:numFmt w:val="decimal"/>
      <w:pStyle w:val="a2"/>
      <w:isLgl/>
      <w:lvlText w:val="%1.%2.%3"/>
      <w:lvlJc w:val="left"/>
      <w:pPr>
        <w:ind w:left="78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4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20" w:hanging="2160"/>
      </w:pPr>
      <w:rPr>
        <w:rFonts w:hint="default"/>
      </w:rPr>
    </w:lvl>
  </w:abstractNum>
  <w:abstractNum w:abstractNumId="12" w15:restartNumberingAfterBreak="0">
    <w:nsid w:val="1C4404FB"/>
    <w:multiLevelType w:val="hybridMultilevel"/>
    <w:tmpl w:val="9D0A2650"/>
    <w:lvl w:ilvl="0" w:tplc="1BC4A55C">
      <w:start w:val="1"/>
      <w:numFmt w:val="bullet"/>
      <w:pStyle w:val="20"/>
      <w:lvlText w:val=""/>
      <w:lvlJc w:val="left"/>
      <w:pPr>
        <w:ind w:left="185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3" w15:restartNumberingAfterBreak="0">
    <w:nsid w:val="1E0F5EF0"/>
    <w:multiLevelType w:val="multilevel"/>
    <w:tmpl w:val="ED58E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0952329"/>
    <w:multiLevelType w:val="hybridMultilevel"/>
    <w:tmpl w:val="3C30810E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31051F"/>
    <w:multiLevelType w:val="hybridMultilevel"/>
    <w:tmpl w:val="2EC46B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1A85F8F"/>
    <w:multiLevelType w:val="hybridMultilevel"/>
    <w:tmpl w:val="89865D7A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99B4FEF"/>
    <w:multiLevelType w:val="hybridMultilevel"/>
    <w:tmpl w:val="A49EBA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C5315DD"/>
    <w:multiLevelType w:val="hybridMultilevel"/>
    <w:tmpl w:val="1A50DCD2"/>
    <w:lvl w:ilvl="0" w:tplc="64D24178">
      <w:start w:val="1"/>
      <w:numFmt w:val="decimal"/>
      <w:pStyle w:val="a3"/>
      <w:lvlText w:val="%1."/>
      <w:lvlJc w:val="left"/>
      <w:pPr>
        <w:tabs>
          <w:tab w:val="num" w:pos="567"/>
        </w:tabs>
        <w:ind w:left="1080" w:hanging="51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DA3AF5"/>
    <w:multiLevelType w:val="hybridMultilevel"/>
    <w:tmpl w:val="369694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E180325"/>
    <w:multiLevelType w:val="hybridMultilevel"/>
    <w:tmpl w:val="B134B3D4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B3A01"/>
    <w:multiLevelType w:val="hybridMultilevel"/>
    <w:tmpl w:val="D16242F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41F45A8"/>
    <w:multiLevelType w:val="hybridMultilevel"/>
    <w:tmpl w:val="E12E47C0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71C6B34"/>
    <w:multiLevelType w:val="hybridMultilevel"/>
    <w:tmpl w:val="73DAD53E"/>
    <w:lvl w:ilvl="0" w:tplc="D0503A2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3ED23836"/>
    <w:multiLevelType w:val="hybridMultilevel"/>
    <w:tmpl w:val="6E948528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8C05D8"/>
    <w:multiLevelType w:val="multilevel"/>
    <w:tmpl w:val="4F969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1DF4C05"/>
    <w:multiLevelType w:val="hybridMultilevel"/>
    <w:tmpl w:val="4D426B88"/>
    <w:lvl w:ilvl="0" w:tplc="B2EC8DF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26F4E14"/>
    <w:multiLevelType w:val="hybridMultilevel"/>
    <w:tmpl w:val="2A906008"/>
    <w:lvl w:ilvl="0" w:tplc="04190003">
      <w:start w:val="1"/>
      <w:numFmt w:val="bullet"/>
      <w:lvlText w:val="o"/>
      <w:lvlJc w:val="left"/>
      <w:pPr>
        <w:ind w:left="850" w:hanging="283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8" w15:restartNumberingAfterBreak="0">
    <w:nsid w:val="46086E90"/>
    <w:multiLevelType w:val="hybridMultilevel"/>
    <w:tmpl w:val="C10C7A20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FD58C3"/>
    <w:multiLevelType w:val="hybridMultilevel"/>
    <w:tmpl w:val="B1769F52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863E958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06798A"/>
    <w:multiLevelType w:val="hybridMultilevel"/>
    <w:tmpl w:val="0C2A2684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641F34"/>
    <w:multiLevelType w:val="multilevel"/>
    <w:tmpl w:val="2DB4DAC2"/>
    <w:styleLink w:val="a0"/>
    <w:lvl w:ilvl="0">
      <w:start w:val="1"/>
      <w:numFmt w:val="decimal"/>
      <w:pStyle w:val="1"/>
      <w:lvlText w:val="%1"/>
      <w:lvlJc w:val="center"/>
      <w:pPr>
        <w:ind w:left="0" w:firstLine="288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5C974AAE"/>
    <w:multiLevelType w:val="hybridMultilevel"/>
    <w:tmpl w:val="6FBC1806"/>
    <w:lvl w:ilvl="0" w:tplc="216A3EDE">
      <w:start w:val="1"/>
      <w:numFmt w:val="bullet"/>
      <w:pStyle w:val="10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4517B9"/>
    <w:multiLevelType w:val="multilevel"/>
    <w:tmpl w:val="EC9CCFDC"/>
    <w:lvl w:ilvl="0">
      <w:start w:val="1"/>
      <w:numFmt w:val="decimal"/>
      <w:pStyle w:val="210"/>
      <w:lvlText w:val="2.%1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4"/>
        <w:szCs w:val="28"/>
      </w:rPr>
    </w:lvl>
    <w:lvl w:ilvl="1">
      <w:start w:val="1"/>
      <w:numFmt w:val="decimal"/>
      <w:lvlText w:val="2.%2"/>
      <w:lvlJc w:val="left"/>
      <w:pPr>
        <w:ind w:left="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24" w:hanging="1584"/>
      </w:pPr>
      <w:rPr>
        <w:rFonts w:hint="default"/>
      </w:rPr>
    </w:lvl>
  </w:abstractNum>
  <w:abstractNum w:abstractNumId="34" w15:restartNumberingAfterBreak="0">
    <w:nsid w:val="5FDC4D66"/>
    <w:multiLevelType w:val="hybridMultilevel"/>
    <w:tmpl w:val="527234D0"/>
    <w:lvl w:ilvl="0" w:tplc="59466EE6">
      <w:start w:val="1"/>
      <w:numFmt w:val="bullet"/>
      <w:pStyle w:val="a4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ED6005"/>
    <w:multiLevelType w:val="hybridMultilevel"/>
    <w:tmpl w:val="D9A677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1E311E0"/>
    <w:multiLevelType w:val="hybridMultilevel"/>
    <w:tmpl w:val="244E4432"/>
    <w:lvl w:ilvl="0" w:tplc="0419000F">
      <w:start w:val="1"/>
      <w:numFmt w:val="decimal"/>
      <w:pStyle w:val="a5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BF7AC8"/>
    <w:multiLevelType w:val="hybridMultilevel"/>
    <w:tmpl w:val="239C9B28"/>
    <w:lvl w:ilvl="0" w:tplc="B2EC8DF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5F821E1"/>
    <w:multiLevelType w:val="multilevel"/>
    <w:tmpl w:val="E0E09DD8"/>
    <w:lvl w:ilvl="0">
      <w:start w:val="1"/>
      <w:numFmt w:val="decimal"/>
      <w:pStyle w:val="111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>
      <w:start w:val="1"/>
      <w:numFmt w:val="decimal"/>
      <w:pStyle w:val="a6"/>
      <w:isLgl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51" w:hanging="2160"/>
      </w:pPr>
      <w:rPr>
        <w:rFonts w:hint="default"/>
      </w:rPr>
    </w:lvl>
  </w:abstractNum>
  <w:abstractNum w:abstractNumId="39" w15:restartNumberingAfterBreak="0">
    <w:nsid w:val="66C26828"/>
    <w:multiLevelType w:val="multilevel"/>
    <w:tmpl w:val="B532ABE6"/>
    <w:lvl w:ilvl="0">
      <w:start w:val="1"/>
      <w:numFmt w:val="decimal"/>
      <w:pStyle w:val="a7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8"/>
      <w:isLgl/>
      <w:lvlText w:val="%1.%2"/>
      <w:lvlJc w:val="left"/>
      <w:pPr>
        <w:tabs>
          <w:tab w:val="num" w:pos="1871"/>
        </w:tabs>
        <w:ind w:left="1854" w:hanging="72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40" w15:restartNumberingAfterBreak="0">
    <w:nsid w:val="68252139"/>
    <w:multiLevelType w:val="hybridMultilevel"/>
    <w:tmpl w:val="695A02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68624DB4"/>
    <w:multiLevelType w:val="hybridMultilevel"/>
    <w:tmpl w:val="5B38F9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69BD4DCA"/>
    <w:multiLevelType w:val="hybridMultilevel"/>
    <w:tmpl w:val="FD58D4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3D051F0"/>
    <w:multiLevelType w:val="multilevel"/>
    <w:tmpl w:val="B922CB94"/>
    <w:lvl w:ilvl="0">
      <w:start w:val="1"/>
      <w:numFmt w:val="decimal"/>
      <w:pStyle w:val="a9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47740BC"/>
    <w:multiLevelType w:val="hybridMultilevel"/>
    <w:tmpl w:val="46C2F20C"/>
    <w:lvl w:ilvl="0" w:tplc="B2EC8DF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FD4F14"/>
    <w:multiLevelType w:val="multilevel"/>
    <w:tmpl w:val="C532AE20"/>
    <w:lvl w:ilvl="0">
      <w:start w:val="1"/>
      <w:numFmt w:val="decimal"/>
      <w:pStyle w:val="TitleL0"/>
      <w:suff w:val="space"/>
      <w:lvlText w:val="%1."/>
      <w:lvlJc w:val="left"/>
      <w:pPr>
        <w:ind w:left="2843" w:hanging="432"/>
      </w:pPr>
      <w:rPr>
        <w:rFonts w:ascii="Arial" w:eastAsiaTheme="minorHAnsi" w:hAnsi="Arial" w:cstheme="minorBidi" w:hint="default"/>
      </w:rPr>
    </w:lvl>
    <w:lvl w:ilvl="1">
      <w:start w:val="1"/>
      <w:numFmt w:val="decimal"/>
      <w:pStyle w:val="TitleL1"/>
      <w:suff w:val="space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leL2"/>
      <w:suff w:val="space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 w15:restartNumberingAfterBreak="0">
    <w:nsid w:val="7A666222"/>
    <w:multiLevelType w:val="hybridMultilevel"/>
    <w:tmpl w:val="F63E472E"/>
    <w:lvl w:ilvl="0" w:tplc="B78E3FA2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7C62F1"/>
    <w:multiLevelType w:val="multilevel"/>
    <w:tmpl w:val="78E8C09C"/>
    <w:lvl w:ilvl="0">
      <w:start w:val="1"/>
      <w:numFmt w:val="decimal"/>
      <w:pStyle w:val="aa"/>
      <w:lvlText w:val="%1"/>
      <w:lvlJc w:val="left"/>
      <w:pPr>
        <w:ind w:left="1134" w:hanging="567"/>
      </w:pPr>
      <w:rPr>
        <w:rFonts w:cs="Arial"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1418" w:hanging="69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48" w15:restartNumberingAfterBreak="0">
    <w:nsid w:val="7D5213D1"/>
    <w:multiLevelType w:val="hybridMultilevel"/>
    <w:tmpl w:val="E0ACB1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7E170C49"/>
    <w:multiLevelType w:val="multilevel"/>
    <w:tmpl w:val="AC9A081E"/>
    <w:lvl w:ilvl="0">
      <w:start w:val="1"/>
      <w:numFmt w:val="decimal"/>
      <w:pStyle w:val="ab"/>
      <w:lvlText w:val="%1."/>
      <w:lvlJc w:val="left"/>
      <w:pPr>
        <w:ind w:left="567" w:firstLine="0"/>
      </w:pPr>
      <w:rPr>
        <w:rFonts w:hint="default"/>
        <w:lang w:val="ru-RU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num w:numId="1">
    <w:abstractNumId w:val="49"/>
  </w:num>
  <w:num w:numId="2">
    <w:abstractNumId w:val="47"/>
  </w:num>
  <w:num w:numId="3">
    <w:abstractNumId w:val="18"/>
  </w:num>
  <w:num w:numId="4">
    <w:abstractNumId w:val="39"/>
  </w:num>
  <w:num w:numId="5">
    <w:abstractNumId w:val="34"/>
  </w:num>
  <w:num w:numId="6">
    <w:abstractNumId w:val="38"/>
  </w:num>
  <w:num w:numId="7">
    <w:abstractNumId w:val="4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9"/>
  </w:num>
  <w:num w:numId="13">
    <w:abstractNumId w:val="24"/>
  </w:num>
  <w:num w:numId="14">
    <w:abstractNumId w:val="14"/>
  </w:num>
  <w:num w:numId="15">
    <w:abstractNumId w:val="6"/>
  </w:num>
  <w:num w:numId="16">
    <w:abstractNumId w:val="46"/>
  </w:num>
  <w:num w:numId="17">
    <w:abstractNumId w:val="28"/>
  </w:num>
  <w:num w:numId="18">
    <w:abstractNumId w:val="5"/>
  </w:num>
  <w:num w:numId="19">
    <w:abstractNumId w:val="27"/>
  </w:num>
  <w:num w:numId="20">
    <w:abstractNumId w:val="16"/>
  </w:num>
  <w:num w:numId="21">
    <w:abstractNumId w:val="8"/>
  </w:num>
  <w:num w:numId="22">
    <w:abstractNumId w:val="22"/>
  </w:num>
  <w:num w:numId="23">
    <w:abstractNumId w:val="20"/>
  </w:num>
  <w:num w:numId="24">
    <w:abstractNumId w:val="30"/>
  </w:num>
  <w:num w:numId="25">
    <w:abstractNumId w:val="0"/>
  </w:num>
  <w:num w:numId="26">
    <w:abstractNumId w:val="31"/>
  </w:num>
  <w:num w:numId="27">
    <w:abstractNumId w:val="7"/>
  </w:num>
  <w:num w:numId="28">
    <w:abstractNumId w:val="32"/>
  </w:num>
  <w:num w:numId="29">
    <w:abstractNumId w:val="2"/>
  </w:num>
  <w:num w:numId="30">
    <w:abstractNumId w:val="3"/>
  </w:num>
  <w:num w:numId="31">
    <w:abstractNumId w:val="41"/>
  </w:num>
  <w:num w:numId="32">
    <w:abstractNumId w:val="42"/>
  </w:num>
  <w:num w:numId="33">
    <w:abstractNumId w:val="48"/>
  </w:num>
  <w:num w:numId="34">
    <w:abstractNumId w:val="17"/>
  </w:num>
  <w:num w:numId="35">
    <w:abstractNumId w:val="1"/>
  </w:num>
  <w:num w:numId="36">
    <w:abstractNumId w:val="15"/>
  </w:num>
  <w:num w:numId="37">
    <w:abstractNumId w:val="40"/>
  </w:num>
  <w:num w:numId="38">
    <w:abstractNumId w:val="19"/>
  </w:num>
  <w:num w:numId="39">
    <w:abstractNumId w:val="35"/>
  </w:num>
  <w:num w:numId="40">
    <w:abstractNumId w:val="23"/>
  </w:num>
  <w:num w:numId="41">
    <w:abstractNumId w:val="10"/>
  </w:num>
  <w:num w:numId="42">
    <w:abstractNumId w:val="45"/>
  </w:num>
  <w:num w:numId="43">
    <w:abstractNumId w:val="45"/>
  </w:num>
  <w:num w:numId="44">
    <w:abstractNumId w:val="45"/>
  </w:num>
  <w:num w:numId="45">
    <w:abstractNumId w:val="21"/>
  </w:num>
  <w:num w:numId="46">
    <w:abstractNumId w:val="37"/>
  </w:num>
  <w:num w:numId="47">
    <w:abstractNumId w:val="26"/>
  </w:num>
  <w:num w:numId="48">
    <w:abstractNumId w:val="49"/>
  </w:num>
  <w:num w:numId="49">
    <w:abstractNumId w:val="4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</w:num>
  <w:num w:numId="52">
    <w:abstractNumId w:val="44"/>
  </w:num>
  <w:num w:numId="53">
    <w:abstractNumId w:val="25"/>
  </w:num>
  <w:num w:numId="54">
    <w:abstractNumId w:val="4"/>
  </w:num>
  <w:num w:numId="55">
    <w:abstractNumId w:val="43"/>
  </w:num>
  <w:num w:numId="56">
    <w:abstractNumId w:val="13"/>
  </w:num>
  <w:num w:numId="57">
    <w:abstractNumId w:val="11"/>
  </w:num>
  <w:num w:numId="58">
    <w:abstractNumId w:val="9"/>
  </w:num>
  <w:num w:numId="5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33"/>
  </w:num>
  <w:num w:numId="6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39"/>
  </w:num>
  <w:num w:numId="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39"/>
  </w:num>
  <w:num w:numId="65">
    <w:abstractNumId w:val="39"/>
  </w:num>
  <w:num w:numId="66">
    <w:abstractNumId w:val="39"/>
  </w:num>
  <w:num w:numId="67">
    <w:abstractNumId w:val="39"/>
  </w:num>
  <w:num w:numId="68">
    <w:abstractNumId w:val="39"/>
  </w:num>
  <w:num w:numId="69">
    <w:abstractNumId w:val="39"/>
  </w:num>
  <w:num w:numId="70">
    <w:abstractNumId w:val="39"/>
  </w:num>
  <w:num w:numId="71">
    <w:abstractNumId w:val="4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4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36"/>
  </w:num>
  <w:numIdMacAtCleanup w:val="7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ANYA SHOOMKA">
    <w15:presenceInfo w15:providerId="Windows Live" w15:userId="ad5cd5594b72f5b1"/>
  </w15:person>
  <w15:person w15:author="Анна Кузнецова">
    <w15:presenceInfo w15:providerId="Windows Live" w15:userId="a21e7570ed5f0a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562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E2D"/>
    <w:rsid w:val="0000185F"/>
    <w:rsid w:val="000018E4"/>
    <w:rsid w:val="00001E16"/>
    <w:rsid w:val="00003421"/>
    <w:rsid w:val="0000556B"/>
    <w:rsid w:val="00007461"/>
    <w:rsid w:val="000141D3"/>
    <w:rsid w:val="00016129"/>
    <w:rsid w:val="00031D15"/>
    <w:rsid w:val="000343F7"/>
    <w:rsid w:val="00034E53"/>
    <w:rsid w:val="00036AB3"/>
    <w:rsid w:val="000377BF"/>
    <w:rsid w:val="0004019B"/>
    <w:rsid w:val="00040898"/>
    <w:rsid w:val="0005408F"/>
    <w:rsid w:val="000541F5"/>
    <w:rsid w:val="000575AB"/>
    <w:rsid w:val="000661D4"/>
    <w:rsid w:val="00067FD6"/>
    <w:rsid w:val="00072349"/>
    <w:rsid w:val="00080677"/>
    <w:rsid w:val="00083684"/>
    <w:rsid w:val="00085237"/>
    <w:rsid w:val="00085269"/>
    <w:rsid w:val="00085D7A"/>
    <w:rsid w:val="0009169C"/>
    <w:rsid w:val="00093340"/>
    <w:rsid w:val="000A291C"/>
    <w:rsid w:val="000A4111"/>
    <w:rsid w:val="000A4C84"/>
    <w:rsid w:val="000A5317"/>
    <w:rsid w:val="000A7E54"/>
    <w:rsid w:val="000B0B88"/>
    <w:rsid w:val="000B20CD"/>
    <w:rsid w:val="000B2A02"/>
    <w:rsid w:val="000B4B23"/>
    <w:rsid w:val="000B5FC3"/>
    <w:rsid w:val="000B729B"/>
    <w:rsid w:val="000B7807"/>
    <w:rsid w:val="000C37EC"/>
    <w:rsid w:val="000C39AB"/>
    <w:rsid w:val="000C4A8E"/>
    <w:rsid w:val="000C7C19"/>
    <w:rsid w:val="000C7E18"/>
    <w:rsid w:val="000D29E2"/>
    <w:rsid w:val="000D4385"/>
    <w:rsid w:val="000D4B03"/>
    <w:rsid w:val="000D4DD6"/>
    <w:rsid w:val="000D583B"/>
    <w:rsid w:val="000D6A98"/>
    <w:rsid w:val="000D775A"/>
    <w:rsid w:val="000E03E6"/>
    <w:rsid w:val="000E20D8"/>
    <w:rsid w:val="000E38F6"/>
    <w:rsid w:val="000E3D3F"/>
    <w:rsid w:val="000F0133"/>
    <w:rsid w:val="000F2CF6"/>
    <w:rsid w:val="001035A3"/>
    <w:rsid w:val="00111140"/>
    <w:rsid w:val="001112D9"/>
    <w:rsid w:val="00112291"/>
    <w:rsid w:val="00112697"/>
    <w:rsid w:val="001155DA"/>
    <w:rsid w:val="00122131"/>
    <w:rsid w:val="00124B5E"/>
    <w:rsid w:val="001250F1"/>
    <w:rsid w:val="0012525B"/>
    <w:rsid w:val="0012690A"/>
    <w:rsid w:val="00131226"/>
    <w:rsid w:val="001319F7"/>
    <w:rsid w:val="00133F28"/>
    <w:rsid w:val="00135BCF"/>
    <w:rsid w:val="001361C9"/>
    <w:rsid w:val="00137821"/>
    <w:rsid w:val="001379FE"/>
    <w:rsid w:val="00142379"/>
    <w:rsid w:val="00142B67"/>
    <w:rsid w:val="00142F45"/>
    <w:rsid w:val="00144B3F"/>
    <w:rsid w:val="001466BA"/>
    <w:rsid w:val="0015013D"/>
    <w:rsid w:val="00150721"/>
    <w:rsid w:val="001509BE"/>
    <w:rsid w:val="00153DE2"/>
    <w:rsid w:val="00154514"/>
    <w:rsid w:val="00154DE3"/>
    <w:rsid w:val="001553D8"/>
    <w:rsid w:val="00157C40"/>
    <w:rsid w:val="00160123"/>
    <w:rsid w:val="0016245D"/>
    <w:rsid w:val="00163FE3"/>
    <w:rsid w:val="00170E77"/>
    <w:rsid w:val="001714D9"/>
    <w:rsid w:val="00180169"/>
    <w:rsid w:val="00181E5C"/>
    <w:rsid w:val="001849B4"/>
    <w:rsid w:val="00191126"/>
    <w:rsid w:val="0019422C"/>
    <w:rsid w:val="00197F5E"/>
    <w:rsid w:val="001A3163"/>
    <w:rsid w:val="001B393D"/>
    <w:rsid w:val="001B4091"/>
    <w:rsid w:val="001B7218"/>
    <w:rsid w:val="001C264F"/>
    <w:rsid w:val="001C4F2C"/>
    <w:rsid w:val="001C776D"/>
    <w:rsid w:val="001D4358"/>
    <w:rsid w:val="001D6531"/>
    <w:rsid w:val="001D70E5"/>
    <w:rsid w:val="001E1A45"/>
    <w:rsid w:val="001E7705"/>
    <w:rsid w:val="001F37B6"/>
    <w:rsid w:val="001F7321"/>
    <w:rsid w:val="00200310"/>
    <w:rsid w:val="0020478F"/>
    <w:rsid w:val="00205F03"/>
    <w:rsid w:val="00207BED"/>
    <w:rsid w:val="00211821"/>
    <w:rsid w:val="002143CD"/>
    <w:rsid w:val="0021539E"/>
    <w:rsid w:val="00215AC0"/>
    <w:rsid w:val="00216F5F"/>
    <w:rsid w:val="002173EF"/>
    <w:rsid w:val="002247A6"/>
    <w:rsid w:val="00225C08"/>
    <w:rsid w:val="002303D2"/>
    <w:rsid w:val="00231C0E"/>
    <w:rsid w:val="002340CA"/>
    <w:rsid w:val="002369B4"/>
    <w:rsid w:val="00236D4F"/>
    <w:rsid w:val="00240F85"/>
    <w:rsid w:val="00245932"/>
    <w:rsid w:val="00251728"/>
    <w:rsid w:val="00254201"/>
    <w:rsid w:val="00254B17"/>
    <w:rsid w:val="00254EC0"/>
    <w:rsid w:val="00256E88"/>
    <w:rsid w:val="0025784B"/>
    <w:rsid w:val="00261802"/>
    <w:rsid w:val="002624E7"/>
    <w:rsid w:val="00264E84"/>
    <w:rsid w:val="0026689F"/>
    <w:rsid w:val="00267AA9"/>
    <w:rsid w:val="002732DD"/>
    <w:rsid w:val="00275915"/>
    <w:rsid w:val="002775CE"/>
    <w:rsid w:val="00277E57"/>
    <w:rsid w:val="0028574D"/>
    <w:rsid w:val="00287C9A"/>
    <w:rsid w:val="0029043F"/>
    <w:rsid w:val="00294E4B"/>
    <w:rsid w:val="0029553A"/>
    <w:rsid w:val="00296C2B"/>
    <w:rsid w:val="00296D2F"/>
    <w:rsid w:val="002971AD"/>
    <w:rsid w:val="002A20C2"/>
    <w:rsid w:val="002A2CB0"/>
    <w:rsid w:val="002A3964"/>
    <w:rsid w:val="002A584B"/>
    <w:rsid w:val="002B1B6F"/>
    <w:rsid w:val="002B36CD"/>
    <w:rsid w:val="002B373B"/>
    <w:rsid w:val="002B4CA7"/>
    <w:rsid w:val="002B7F7E"/>
    <w:rsid w:val="002C01F2"/>
    <w:rsid w:val="002C2EE3"/>
    <w:rsid w:val="002C3DAB"/>
    <w:rsid w:val="002C747B"/>
    <w:rsid w:val="002C7782"/>
    <w:rsid w:val="002D0E82"/>
    <w:rsid w:val="002D0F6C"/>
    <w:rsid w:val="002D74D2"/>
    <w:rsid w:val="002E067C"/>
    <w:rsid w:val="002E0B24"/>
    <w:rsid w:val="002E1D76"/>
    <w:rsid w:val="002E5294"/>
    <w:rsid w:val="002E5AFD"/>
    <w:rsid w:val="002E6FCA"/>
    <w:rsid w:val="002F65B1"/>
    <w:rsid w:val="003016FB"/>
    <w:rsid w:val="00304179"/>
    <w:rsid w:val="003075AC"/>
    <w:rsid w:val="00312AF3"/>
    <w:rsid w:val="00313510"/>
    <w:rsid w:val="003138E3"/>
    <w:rsid w:val="0033461E"/>
    <w:rsid w:val="00336521"/>
    <w:rsid w:val="00336BD2"/>
    <w:rsid w:val="0034258B"/>
    <w:rsid w:val="00342A72"/>
    <w:rsid w:val="00346ECB"/>
    <w:rsid w:val="003503DB"/>
    <w:rsid w:val="003564EF"/>
    <w:rsid w:val="00364987"/>
    <w:rsid w:val="00364D44"/>
    <w:rsid w:val="0036508C"/>
    <w:rsid w:val="0036722D"/>
    <w:rsid w:val="00367CDB"/>
    <w:rsid w:val="00373BDF"/>
    <w:rsid w:val="00374A1D"/>
    <w:rsid w:val="00375374"/>
    <w:rsid w:val="00377909"/>
    <w:rsid w:val="00380B80"/>
    <w:rsid w:val="00380DE8"/>
    <w:rsid w:val="00384A74"/>
    <w:rsid w:val="00385EB0"/>
    <w:rsid w:val="00390C7A"/>
    <w:rsid w:val="00392E5A"/>
    <w:rsid w:val="0039345C"/>
    <w:rsid w:val="003934F9"/>
    <w:rsid w:val="00394779"/>
    <w:rsid w:val="003954E2"/>
    <w:rsid w:val="00397EDC"/>
    <w:rsid w:val="003A009E"/>
    <w:rsid w:val="003A068F"/>
    <w:rsid w:val="003A2588"/>
    <w:rsid w:val="003A36A6"/>
    <w:rsid w:val="003A6FBD"/>
    <w:rsid w:val="003B2CB6"/>
    <w:rsid w:val="003B76E6"/>
    <w:rsid w:val="003B7BDA"/>
    <w:rsid w:val="003C2ED9"/>
    <w:rsid w:val="003C64C3"/>
    <w:rsid w:val="003D2014"/>
    <w:rsid w:val="003D5C05"/>
    <w:rsid w:val="003D7172"/>
    <w:rsid w:val="003E3F14"/>
    <w:rsid w:val="003E5F1C"/>
    <w:rsid w:val="003E619A"/>
    <w:rsid w:val="003E629B"/>
    <w:rsid w:val="003F097F"/>
    <w:rsid w:val="003F2192"/>
    <w:rsid w:val="0040319D"/>
    <w:rsid w:val="004037BE"/>
    <w:rsid w:val="00412657"/>
    <w:rsid w:val="00415405"/>
    <w:rsid w:val="004175F7"/>
    <w:rsid w:val="0041769F"/>
    <w:rsid w:val="00424932"/>
    <w:rsid w:val="004301BF"/>
    <w:rsid w:val="00430499"/>
    <w:rsid w:val="00430723"/>
    <w:rsid w:val="0043406A"/>
    <w:rsid w:val="00437C04"/>
    <w:rsid w:val="0044260D"/>
    <w:rsid w:val="00442F6F"/>
    <w:rsid w:val="004461D0"/>
    <w:rsid w:val="004535F7"/>
    <w:rsid w:val="00454E6E"/>
    <w:rsid w:val="0046070B"/>
    <w:rsid w:val="00461409"/>
    <w:rsid w:val="00467272"/>
    <w:rsid w:val="004715B0"/>
    <w:rsid w:val="004750A2"/>
    <w:rsid w:val="00475969"/>
    <w:rsid w:val="0047662E"/>
    <w:rsid w:val="00476B2D"/>
    <w:rsid w:val="00483466"/>
    <w:rsid w:val="00484D7A"/>
    <w:rsid w:val="00490F22"/>
    <w:rsid w:val="0049134B"/>
    <w:rsid w:val="0049688A"/>
    <w:rsid w:val="004968C3"/>
    <w:rsid w:val="004971CA"/>
    <w:rsid w:val="00497E1A"/>
    <w:rsid w:val="004A1738"/>
    <w:rsid w:val="004A241A"/>
    <w:rsid w:val="004A4000"/>
    <w:rsid w:val="004A5572"/>
    <w:rsid w:val="004A55CB"/>
    <w:rsid w:val="004A56C3"/>
    <w:rsid w:val="004A7C73"/>
    <w:rsid w:val="004B4050"/>
    <w:rsid w:val="004B5F1E"/>
    <w:rsid w:val="004C24A9"/>
    <w:rsid w:val="004C3F92"/>
    <w:rsid w:val="004C42A7"/>
    <w:rsid w:val="004D12A6"/>
    <w:rsid w:val="004D5BCE"/>
    <w:rsid w:val="004E2D90"/>
    <w:rsid w:val="004E2FA6"/>
    <w:rsid w:val="004E3C49"/>
    <w:rsid w:val="004E4794"/>
    <w:rsid w:val="004E4E18"/>
    <w:rsid w:val="004F1A77"/>
    <w:rsid w:val="004F6D11"/>
    <w:rsid w:val="005004EC"/>
    <w:rsid w:val="005010BE"/>
    <w:rsid w:val="00510841"/>
    <w:rsid w:val="0051223E"/>
    <w:rsid w:val="00521BDB"/>
    <w:rsid w:val="00525A1A"/>
    <w:rsid w:val="00525B16"/>
    <w:rsid w:val="00527AA8"/>
    <w:rsid w:val="00531465"/>
    <w:rsid w:val="005323B7"/>
    <w:rsid w:val="00532AD4"/>
    <w:rsid w:val="00537B26"/>
    <w:rsid w:val="00540184"/>
    <w:rsid w:val="00542443"/>
    <w:rsid w:val="00543FBE"/>
    <w:rsid w:val="005442A2"/>
    <w:rsid w:val="00545291"/>
    <w:rsid w:val="005504BD"/>
    <w:rsid w:val="00553099"/>
    <w:rsid w:val="0055376A"/>
    <w:rsid w:val="005541C2"/>
    <w:rsid w:val="0055524F"/>
    <w:rsid w:val="00555514"/>
    <w:rsid w:val="005606DE"/>
    <w:rsid w:val="00562B33"/>
    <w:rsid w:val="00565499"/>
    <w:rsid w:val="0056576B"/>
    <w:rsid w:val="00566F4D"/>
    <w:rsid w:val="00576007"/>
    <w:rsid w:val="005822A6"/>
    <w:rsid w:val="005853EF"/>
    <w:rsid w:val="0058717D"/>
    <w:rsid w:val="00590FD1"/>
    <w:rsid w:val="00595CD5"/>
    <w:rsid w:val="005972D3"/>
    <w:rsid w:val="005A3BFA"/>
    <w:rsid w:val="005A54A9"/>
    <w:rsid w:val="005A5875"/>
    <w:rsid w:val="005A71BB"/>
    <w:rsid w:val="005A7753"/>
    <w:rsid w:val="005B0926"/>
    <w:rsid w:val="005B5181"/>
    <w:rsid w:val="005B7F9A"/>
    <w:rsid w:val="005C1A40"/>
    <w:rsid w:val="005C59D4"/>
    <w:rsid w:val="005D0F76"/>
    <w:rsid w:val="005D3FB9"/>
    <w:rsid w:val="005D4F08"/>
    <w:rsid w:val="005D5AA3"/>
    <w:rsid w:val="005E253B"/>
    <w:rsid w:val="005E3B5A"/>
    <w:rsid w:val="005E3B86"/>
    <w:rsid w:val="005E499F"/>
    <w:rsid w:val="005E49BB"/>
    <w:rsid w:val="005E7091"/>
    <w:rsid w:val="005E7543"/>
    <w:rsid w:val="005F0C1E"/>
    <w:rsid w:val="005F28CC"/>
    <w:rsid w:val="005F298B"/>
    <w:rsid w:val="00602544"/>
    <w:rsid w:val="0060310A"/>
    <w:rsid w:val="0061078A"/>
    <w:rsid w:val="006151DB"/>
    <w:rsid w:val="00615857"/>
    <w:rsid w:val="00617859"/>
    <w:rsid w:val="006223E7"/>
    <w:rsid w:val="00622FC7"/>
    <w:rsid w:val="0062677F"/>
    <w:rsid w:val="00627DF8"/>
    <w:rsid w:val="00631E2A"/>
    <w:rsid w:val="0063619C"/>
    <w:rsid w:val="0063626C"/>
    <w:rsid w:val="00637AA8"/>
    <w:rsid w:val="006418D6"/>
    <w:rsid w:val="00641F5E"/>
    <w:rsid w:val="00644465"/>
    <w:rsid w:val="00646C0E"/>
    <w:rsid w:val="0065103B"/>
    <w:rsid w:val="00651C01"/>
    <w:rsid w:val="0065255B"/>
    <w:rsid w:val="00652E3A"/>
    <w:rsid w:val="006552B5"/>
    <w:rsid w:val="00657444"/>
    <w:rsid w:val="00657D63"/>
    <w:rsid w:val="00660B21"/>
    <w:rsid w:val="00662E71"/>
    <w:rsid w:val="00665454"/>
    <w:rsid w:val="00666117"/>
    <w:rsid w:val="006677C6"/>
    <w:rsid w:val="00667F0D"/>
    <w:rsid w:val="00673A9B"/>
    <w:rsid w:val="00673FD4"/>
    <w:rsid w:val="0067596A"/>
    <w:rsid w:val="00675D07"/>
    <w:rsid w:val="00675E15"/>
    <w:rsid w:val="00677586"/>
    <w:rsid w:val="006808BB"/>
    <w:rsid w:val="00680E13"/>
    <w:rsid w:val="006838BD"/>
    <w:rsid w:val="00687C7F"/>
    <w:rsid w:val="006930A2"/>
    <w:rsid w:val="006936A4"/>
    <w:rsid w:val="006A146D"/>
    <w:rsid w:val="006A2E0E"/>
    <w:rsid w:val="006A4CFE"/>
    <w:rsid w:val="006A608E"/>
    <w:rsid w:val="006A6270"/>
    <w:rsid w:val="006B0176"/>
    <w:rsid w:val="006B2F8D"/>
    <w:rsid w:val="006B447D"/>
    <w:rsid w:val="006B7677"/>
    <w:rsid w:val="006C0A26"/>
    <w:rsid w:val="006C16CF"/>
    <w:rsid w:val="006C2853"/>
    <w:rsid w:val="006C5768"/>
    <w:rsid w:val="006C59B8"/>
    <w:rsid w:val="006C7B23"/>
    <w:rsid w:val="006D1356"/>
    <w:rsid w:val="006D2179"/>
    <w:rsid w:val="006D243D"/>
    <w:rsid w:val="006D3BE9"/>
    <w:rsid w:val="006D4E76"/>
    <w:rsid w:val="006D51E2"/>
    <w:rsid w:val="006D741A"/>
    <w:rsid w:val="006D7EF5"/>
    <w:rsid w:val="006E5BD1"/>
    <w:rsid w:val="006E5BD7"/>
    <w:rsid w:val="006E5C11"/>
    <w:rsid w:val="006E62A4"/>
    <w:rsid w:val="006E68FD"/>
    <w:rsid w:val="006F1C43"/>
    <w:rsid w:val="00706FD0"/>
    <w:rsid w:val="00707E7D"/>
    <w:rsid w:val="00711544"/>
    <w:rsid w:val="00712F0C"/>
    <w:rsid w:val="00713C71"/>
    <w:rsid w:val="00722A80"/>
    <w:rsid w:val="007271E1"/>
    <w:rsid w:val="00727B9E"/>
    <w:rsid w:val="00727BC6"/>
    <w:rsid w:val="00730A4E"/>
    <w:rsid w:val="00730CD6"/>
    <w:rsid w:val="007337B7"/>
    <w:rsid w:val="007340BA"/>
    <w:rsid w:val="007363D1"/>
    <w:rsid w:val="00741622"/>
    <w:rsid w:val="00745FCC"/>
    <w:rsid w:val="00747CDF"/>
    <w:rsid w:val="007509AC"/>
    <w:rsid w:val="00754B73"/>
    <w:rsid w:val="007557E9"/>
    <w:rsid w:val="00756CA7"/>
    <w:rsid w:val="00760813"/>
    <w:rsid w:val="00767798"/>
    <w:rsid w:val="00775130"/>
    <w:rsid w:val="00777467"/>
    <w:rsid w:val="00780C1D"/>
    <w:rsid w:val="007815C5"/>
    <w:rsid w:val="007861AA"/>
    <w:rsid w:val="00793F78"/>
    <w:rsid w:val="00794DE5"/>
    <w:rsid w:val="00796552"/>
    <w:rsid w:val="007972C2"/>
    <w:rsid w:val="00797772"/>
    <w:rsid w:val="00797BC3"/>
    <w:rsid w:val="007A11F6"/>
    <w:rsid w:val="007A40E5"/>
    <w:rsid w:val="007A6082"/>
    <w:rsid w:val="007A609B"/>
    <w:rsid w:val="007A6C42"/>
    <w:rsid w:val="007B1F9D"/>
    <w:rsid w:val="007B2772"/>
    <w:rsid w:val="007B4453"/>
    <w:rsid w:val="007B58E5"/>
    <w:rsid w:val="007B790E"/>
    <w:rsid w:val="007C089C"/>
    <w:rsid w:val="007C351F"/>
    <w:rsid w:val="007C3B2B"/>
    <w:rsid w:val="007C41EA"/>
    <w:rsid w:val="007C4891"/>
    <w:rsid w:val="007D1E25"/>
    <w:rsid w:val="007D43F1"/>
    <w:rsid w:val="007D49B4"/>
    <w:rsid w:val="007D693B"/>
    <w:rsid w:val="007E02C2"/>
    <w:rsid w:val="007E3B2E"/>
    <w:rsid w:val="007E5AA9"/>
    <w:rsid w:val="007F11BC"/>
    <w:rsid w:val="007F617D"/>
    <w:rsid w:val="007F72C4"/>
    <w:rsid w:val="008041CA"/>
    <w:rsid w:val="00804671"/>
    <w:rsid w:val="0081117B"/>
    <w:rsid w:val="00814176"/>
    <w:rsid w:val="00815827"/>
    <w:rsid w:val="0081770A"/>
    <w:rsid w:val="0082023F"/>
    <w:rsid w:val="00820453"/>
    <w:rsid w:val="00821526"/>
    <w:rsid w:val="00821821"/>
    <w:rsid w:val="00822602"/>
    <w:rsid w:val="00827B63"/>
    <w:rsid w:val="0083794B"/>
    <w:rsid w:val="00840A42"/>
    <w:rsid w:val="008439F1"/>
    <w:rsid w:val="00843DAA"/>
    <w:rsid w:val="00845A4D"/>
    <w:rsid w:val="00845D85"/>
    <w:rsid w:val="00846E1D"/>
    <w:rsid w:val="00853A42"/>
    <w:rsid w:val="00854954"/>
    <w:rsid w:val="00857625"/>
    <w:rsid w:val="00857EA3"/>
    <w:rsid w:val="00860237"/>
    <w:rsid w:val="008604E3"/>
    <w:rsid w:val="0086410D"/>
    <w:rsid w:val="00872D34"/>
    <w:rsid w:val="00877603"/>
    <w:rsid w:val="00877B9A"/>
    <w:rsid w:val="00882D53"/>
    <w:rsid w:val="00883F82"/>
    <w:rsid w:val="00885985"/>
    <w:rsid w:val="00886664"/>
    <w:rsid w:val="008901A2"/>
    <w:rsid w:val="008911D1"/>
    <w:rsid w:val="00891BFD"/>
    <w:rsid w:val="00892C2D"/>
    <w:rsid w:val="008950AF"/>
    <w:rsid w:val="00897F5E"/>
    <w:rsid w:val="008A2C9F"/>
    <w:rsid w:val="008A38A8"/>
    <w:rsid w:val="008A38E4"/>
    <w:rsid w:val="008A3B10"/>
    <w:rsid w:val="008A6876"/>
    <w:rsid w:val="008A71FB"/>
    <w:rsid w:val="008B2696"/>
    <w:rsid w:val="008B3846"/>
    <w:rsid w:val="008B6C3D"/>
    <w:rsid w:val="008C02E2"/>
    <w:rsid w:val="008D13C1"/>
    <w:rsid w:val="008D26B0"/>
    <w:rsid w:val="008D5533"/>
    <w:rsid w:val="008D674A"/>
    <w:rsid w:val="008E28F3"/>
    <w:rsid w:val="008E38BB"/>
    <w:rsid w:val="008E583B"/>
    <w:rsid w:val="008E64B4"/>
    <w:rsid w:val="008E6D2D"/>
    <w:rsid w:val="008E7066"/>
    <w:rsid w:val="008F16B2"/>
    <w:rsid w:val="008F1BEA"/>
    <w:rsid w:val="008F3119"/>
    <w:rsid w:val="008F3CBA"/>
    <w:rsid w:val="008F6CA2"/>
    <w:rsid w:val="008F6E8F"/>
    <w:rsid w:val="00901D40"/>
    <w:rsid w:val="009021CF"/>
    <w:rsid w:val="00905BA9"/>
    <w:rsid w:val="0090779C"/>
    <w:rsid w:val="009138B7"/>
    <w:rsid w:val="00916447"/>
    <w:rsid w:val="00920E4B"/>
    <w:rsid w:val="00923424"/>
    <w:rsid w:val="00923ABF"/>
    <w:rsid w:val="0092401B"/>
    <w:rsid w:val="009262CE"/>
    <w:rsid w:val="00927734"/>
    <w:rsid w:val="009278E2"/>
    <w:rsid w:val="00927E8C"/>
    <w:rsid w:val="00931D94"/>
    <w:rsid w:val="009335AD"/>
    <w:rsid w:val="0093569E"/>
    <w:rsid w:val="00937707"/>
    <w:rsid w:val="00937BDB"/>
    <w:rsid w:val="009420BC"/>
    <w:rsid w:val="009459DF"/>
    <w:rsid w:val="00946F50"/>
    <w:rsid w:val="0094774D"/>
    <w:rsid w:val="00951560"/>
    <w:rsid w:val="00951BE9"/>
    <w:rsid w:val="00953D24"/>
    <w:rsid w:val="0095587A"/>
    <w:rsid w:val="00956A6B"/>
    <w:rsid w:val="00957EEB"/>
    <w:rsid w:val="0096021A"/>
    <w:rsid w:val="0096112F"/>
    <w:rsid w:val="00961B02"/>
    <w:rsid w:val="00962D0D"/>
    <w:rsid w:val="00964502"/>
    <w:rsid w:val="00967BC6"/>
    <w:rsid w:val="00972DC4"/>
    <w:rsid w:val="009735CF"/>
    <w:rsid w:val="00975674"/>
    <w:rsid w:val="009770B0"/>
    <w:rsid w:val="00981F09"/>
    <w:rsid w:val="00982505"/>
    <w:rsid w:val="0098569F"/>
    <w:rsid w:val="00990112"/>
    <w:rsid w:val="0099227A"/>
    <w:rsid w:val="00995566"/>
    <w:rsid w:val="00995BB5"/>
    <w:rsid w:val="009A0BBB"/>
    <w:rsid w:val="009A6649"/>
    <w:rsid w:val="009A6CC0"/>
    <w:rsid w:val="009A709E"/>
    <w:rsid w:val="009A7AF3"/>
    <w:rsid w:val="009B0364"/>
    <w:rsid w:val="009B042F"/>
    <w:rsid w:val="009B3604"/>
    <w:rsid w:val="009B416C"/>
    <w:rsid w:val="009B432D"/>
    <w:rsid w:val="009B664B"/>
    <w:rsid w:val="009C19B0"/>
    <w:rsid w:val="009C2F1B"/>
    <w:rsid w:val="009C6EE7"/>
    <w:rsid w:val="009D6F60"/>
    <w:rsid w:val="009D72B1"/>
    <w:rsid w:val="009D7D2A"/>
    <w:rsid w:val="009E4FD6"/>
    <w:rsid w:val="009E56CB"/>
    <w:rsid w:val="009F3480"/>
    <w:rsid w:val="009F4980"/>
    <w:rsid w:val="009F4A91"/>
    <w:rsid w:val="009F54CE"/>
    <w:rsid w:val="009F55B7"/>
    <w:rsid w:val="009F5F92"/>
    <w:rsid w:val="00A012DF"/>
    <w:rsid w:val="00A04342"/>
    <w:rsid w:val="00A0441D"/>
    <w:rsid w:val="00A04633"/>
    <w:rsid w:val="00A046DB"/>
    <w:rsid w:val="00A10381"/>
    <w:rsid w:val="00A10C68"/>
    <w:rsid w:val="00A11DF9"/>
    <w:rsid w:val="00A16621"/>
    <w:rsid w:val="00A17A73"/>
    <w:rsid w:val="00A21234"/>
    <w:rsid w:val="00A223F3"/>
    <w:rsid w:val="00A27183"/>
    <w:rsid w:val="00A278B3"/>
    <w:rsid w:val="00A30596"/>
    <w:rsid w:val="00A335CC"/>
    <w:rsid w:val="00A3547D"/>
    <w:rsid w:val="00A42824"/>
    <w:rsid w:val="00A44013"/>
    <w:rsid w:val="00A45704"/>
    <w:rsid w:val="00A45A3B"/>
    <w:rsid w:val="00A47C58"/>
    <w:rsid w:val="00A52256"/>
    <w:rsid w:val="00A553FB"/>
    <w:rsid w:val="00A56619"/>
    <w:rsid w:val="00A56FB7"/>
    <w:rsid w:val="00A57672"/>
    <w:rsid w:val="00A601AA"/>
    <w:rsid w:val="00A63B9B"/>
    <w:rsid w:val="00A63DA1"/>
    <w:rsid w:val="00A642EF"/>
    <w:rsid w:val="00A67314"/>
    <w:rsid w:val="00A72DF5"/>
    <w:rsid w:val="00A744D8"/>
    <w:rsid w:val="00A749C4"/>
    <w:rsid w:val="00A75481"/>
    <w:rsid w:val="00A762AF"/>
    <w:rsid w:val="00A80793"/>
    <w:rsid w:val="00A81CF0"/>
    <w:rsid w:val="00A8485F"/>
    <w:rsid w:val="00A851B4"/>
    <w:rsid w:val="00A86838"/>
    <w:rsid w:val="00A9046C"/>
    <w:rsid w:val="00A91F89"/>
    <w:rsid w:val="00A9298C"/>
    <w:rsid w:val="00A93527"/>
    <w:rsid w:val="00A93E48"/>
    <w:rsid w:val="00A96CB0"/>
    <w:rsid w:val="00A97323"/>
    <w:rsid w:val="00A97DFD"/>
    <w:rsid w:val="00AA2020"/>
    <w:rsid w:val="00AA3E2C"/>
    <w:rsid w:val="00AA7425"/>
    <w:rsid w:val="00AB157B"/>
    <w:rsid w:val="00AB28BF"/>
    <w:rsid w:val="00AB54D5"/>
    <w:rsid w:val="00AB6C4E"/>
    <w:rsid w:val="00AC1C30"/>
    <w:rsid w:val="00AC1F36"/>
    <w:rsid w:val="00AC39A8"/>
    <w:rsid w:val="00AC5460"/>
    <w:rsid w:val="00AC7439"/>
    <w:rsid w:val="00AD0F38"/>
    <w:rsid w:val="00AD5888"/>
    <w:rsid w:val="00AD72BD"/>
    <w:rsid w:val="00AE422B"/>
    <w:rsid w:val="00AE4B44"/>
    <w:rsid w:val="00AF123C"/>
    <w:rsid w:val="00AF17F1"/>
    <w:rsid w:val="00AF1B11"/>
    <w:rsid w:val="00AF1DA6"/>
    <w:rsid w:val="00AF406C"/>
    <w:rsid w:val="00AF5FE0"/>
    <w:rsid w:val="00AF7036"/>
    <w:rsid w:val="00B01AB0"/>
    <w:rsid w:val="00B01B2F"/>
    <w:rsid w:val="00B01D82"/>
    <w:rsid w:val="00B0370D"/>
    <w:rsid w:val="00B03BE1"/>
    <w:rsid w:val="00B0532A"/>
    <w:rsid w:val="00B05EDA"/>
    <w:rsid w:val="00B13CA4"/>
    <w:rsid w:val="00B201A4"/>
    <w:rsid w:val="00B22B62"/>
    <w:rsid w:val="00B23CB4"/>
    <w:rsid w:val="00B255B4"/>
    <w:rsid w:val="00B25903"/>
    <w:rsid w:val="00B25F33"/>
    <w:rsid w:val="00B26BB2"/>
    <w:rsid w:val="00B307B8"/>
    <w:rsid w:val="00B30A6B"/>
    <w:rsid w:val="00B317AA"/>
    <w:rsid w:val="00B33519"/>
    <w:rsid w:val="00B33D9C"/>
    <w:rsid w:val="00B33F98"/>
    <w:rsid w:val="00B3416E"/>
    <w:rsid w:val="00B35068"/>
    <w:rsid w:val="00B3516C"/>
    <w:rsid w:val="00B36A18"/>
    <w:rsid w:val="00B4225D"/>
    <w:rsid w:val="00B53FA6"/>
    <w:rsid w:val="00B56F18"/>
    <w:rsid w:val="00B57EB9"/>
    <w:rsid w:val="00B63C05"/>
    <w:rsid w:val="00B65854"/>
    <w:rsid w:val="00B66CAF"/>
    <w:rsid w:val="00B7097B"/>
    <w:rsid w:val="00B722EE"/>
    <w:rsid w:val="00B74C53"/>
    <w:rsid w:val="00B759DA"/>
    <w:rsid w:val="00B75CB4"/>
    <w:rsid w:val="00B827DD"/>
    <w:rsid w:val="00B87937"/>
    <w:rsid w:val="00B91CB7"/>
    <w:rsid w:val="00B935EA"/>
    <w:rsid w:val="00B93BA2"/>
    <w:rsid w:val="00B93CCF"/>
    <w:rsid w:val="00B96546"/>
    <w:rsid w:val="00B96900"/>
    <w:rsid w:val="00B97082"/>
    <w:rsid w:val="00B97D26"/>
    <w:rsid w:val="00BA0676"/>
    <w:rsid w:val="00BA0E2D"/>
    <w:rsid w:val="00BA5A29"/>
    <w:rsid w:val="00BA5F5C"/>
    <w:rsid w:val="00BA77DA"/>
    <w:rsid w:val="00BB1898"/>
    <w:rsid w:val="00BB292B"/>
    <w:rsid w:val="00BB2DF3"/>
    <w:rsid w:val="00BB456B"/>
    <w:rsid w:val="00BB6F74"/>
    <w:rsid w:val="00BB74FC"/>
    <w:rsid w:val="00BC0A2A"/>
    <w:rsid w:val="00BC1C0C"/>
    <w:rsid w:val="00BC1D86"/>
    <w:rsid w:val="00BC2BE9"/>
    <w:rsid w:val="00BC7A88"/>
    <w:rsid w:val="00BD0EF9"/>
    <w:rsid w:val="00BD3B33"/>
    <w:rsid w:val="00BD79FD"/>
    <w:rsid w:val="00BE2436"/>
    <w:rsid w:val="00BE4472"/>
    <w:rsid w:val="00BE6C6A"/>
    <w:rsid w:val="00BF0297"/>
    <w:rsid w:val="00BF1AEA"/>
    <w:rsid w:val="00BF2BCD"/>
    <w:rsid w:val="00C03A76"/>
    <w:rsid w:val="00C06426"/>
    <w:rsid w:val="00C07516"/>
    <w:rsid w:val="00C076B9"/>
    <w:rsid w:val="00C1244E"/>
    <w:rsid w:val="00C12C8C"/>
    <w:rsid w:val="00C133F7"/>
    <w:rsid w:val="00C13918"/>
    <w:rsid w:val="00C164C1"/>
    <w:rsid w:val="00C16CA2"/>
    <w:rsid w:val="00C1785A"/>
    <w:rsid w:val="00C21893"/>
    <w:rsid w:val="00C24EF1"/>
    <w:rsid w:val="00C257E1"/>
    <w:rsid w:val="00C270AA"/>
    <w:rsid w:val="00C34C34"/>
    <w:rsid w:val="00C34FB5"/>
    <w:rsid w:val="00C50D25"/>
    <w:rsid w:val="00C553FF"/>
    <w:rsid w:val="00C556FC"/>
    <w:rsid w:val="00C601AD"/>
    <w:rsid w:val="00C6332B"/>
    <w:rsid w:val="00C63A5C"/>
    <w:rsid w:val="00C65D64"/>
    <w:rsid w:val="00C701CA"/>
    <w:rsid w:val="00C710B9"/>
    <w:rsid w:val="00C73373"/>
    <w:rsid w:val="00C810BB"/>
    <w:rsid w:val="00C8262A"/>
    <w:rsid w:val="00C83265"/>
    <w:rsid w:val="00C85737"/>
    <w:rsid w:val="00C914C0"/>
    <w:rsid w:val="00C9223D"/>
    <w:rsid w:val="00C94FE5"/>
    <w:rsid w:val="00C9728C"/>
    <w:rsid w:val="00CA0A39"/>
    <w:rsid w:val="00CA4AFB"/>
    <w:rsid w:val="00CA5458"/>
    <w:rsid w:val="00CA6B25"/>
    <w:rsid w:val="00CB2850"/>
    <w:rsid w:val="00CB719E"/>
    <w:rsid w:val="00CC0764"/>
    <w:rsid w:val="00CC1902"/>
    <w:rsid w:val="00CC2AFA"/>
    <w:rsid w:val="00CC444D"/>
    <w:rsid w:val="00CC4DF9"/>
    <w:rsid w:val="00CC4E54"/>
    <w:rsid w:val="00CC4FA0"/>
    <w:rsid w:val="00CD32D2"/>
    <w:rsid w:val="00CD4A1F"/>
    <w:rsid w:val="00CD7E11"/>
    <w:rsid w:val="00CE5CBB"/>
    <w:rsid w:val="00CE6871"/>
    <w:rsid w:val="00CF0D10"/>
    <w:rsid w:val="00CF4B47"/>
    <w:rsid w:val="00CF4C5E"/>
    <w:rsid w:val="00D004BB"/>
    <w:rsid w:val="00D01044"/>
    <w:rsid w:val="00D02D07"/>
    <w:rsid w:val="00D02D42"/>
    <w:rsid w:val="00D054F5"/>
    <w:rsid w:val="00D12131"/>
    <w:rsid w:val="00D1223C"/>
    <w:rsid w:val="00D16EE4"/>
    <w:rsid w:val="00D1769D"/>
    <w:rsid w:val="00D2172C"/>
    <w:rsid w:val="00D22010"/>
    <w:rsid w:val="00D22D2A"/>
    <w:rsid w:val="00D25BBA"/>
    <w:rsid w:val="00D25CB5"/>
    <w:rsid w:val="00D267BD"/>
    <w:rsid w:val="00D273CC"/>
    <w:rsid w:val="00D279FE"/>
    <w:rsid w:val="00D27A59"/>
    <w:rsid w:val="00D311DC"/>
    <w:rsid w:val="00D36815"/>
    <w:rsid w:val="00D4116D"/>
    <w:rsid w:val="00D458B0"/>
    <w:rsid w:val="00D50CA6"/>
    <w:rsid w:val="00D52D3C"/>
    <w:rsid w:val="00D54094"/>
    <w:rsid w:val="00D548E8"/>
    <w:rsid w:val="00D6074C"/>
    <w:rsid w:val="00D60985"/>
    <w:rsid w:val="00D6232E"/>
    <w:rsid w:val="00D62C28"/>
    <w:rsid w:val="00D63127"/>
    <w:rsid w:val="00D6596C"/>
    <w:rsid w:val="00D66006"/>
    <w:rsid w:val="00D704F5"/>
    <w:rsid w:val="00D72B56"/>
    <w:rsid w:val="00D73D22"/>
    <w:rsid w:val="00D750DC"/>
    <w:rsid w:val="00D763B7"/>
    <w:rsid w:val="00D80836"/>
    <w:rsid w:val="00D8107A"/>
    <w:rsid w:val="00D81FBE"/>
    <w:rsid w:val="00D82432"/>
    <w:rsid w:val="00D90326"/>
    <w:rsid w:val="00D9160C"/>
    <w:rsid w:val="00D925A1"/>
    <w:rsid w:val="00D946AB"/>
    <w:rsid w:val="00D9745A"/>
    <w:rsid w:val="00DA685A"/>
    <w:rsid w:val="00DB59CE"/>
    <w:rsid w:val="00DC407D"/>
    <w:rsid w:val="00DC6DE4"/>
    <w:rsid w:val="00DD3ED8"/>
    <w:rsid w:val="00DD496E"/>
    <w:rsid w:val="00DD4CB7"/>
    <w:rsid w:val="00DD653F"/>
    <w:rsid w:val="00DD6BB9"/>
    <w:rsid w:val="00DD6CAB"/>
    <w:rsid w:val="00DE10AB"/>
    <w:rsid w:val="00DE2ACA"/>
    <w:rsid w:val="00DE477E"/>
    <w:rsid w:val="00DF15F2"/>
    <w:rsid w:val="00DF3C22"/>
    <w:rsid w:val="00DF3FCD"/>
    <w:rsid w:val="00DF4D85"/>
    <w:rsid w:val="00DF5456"/>
    <w:rsid w:val="00DF5C36"/>
    <w:rsid w:val="00DF5CC2"/>
    <w:rsid w:val="00DF6A39"/>
    <w:rsid w:val="00DF78F1"/>
    <w:rsid w:val="00E00AB9"/>
    <w:rsid w:val="00E00BBB"/>
    <w:rsid w:val="00E03173"/>
    <w:rsid w:val="00E11962"/>
    <w:rsid w:val="00E129AD"/>
    <w:rsid w:val="00E15739"/>
    <w:rsid w:val="00E15B16"/>
    <w:rsid w:val="00E16B4B"/>
    <w:rsid w:val="00E22123"/>
    <w:rsid w:val="00E30969"/>
    <w:rsid w:val="00E31DFD"/>
    <w:rsid w:val="00E34B9A"/>
    <w:rsid w:val="00E35B94"/>
    <w:rsid w:val="00E36DE4"/>
    <w:rsid w:val="00E41DF5"/>
    <w:rsid w:val="00E42CB4"/>
    <w:rsid w:val="00E43641"/>
    <w:rsid w:val="00E43F4A"/>
    <w:rsid w:val="00E4548C"/>
    <w:rsid w:val="00E53D68"/>
    <w:rsid w:val="00E55090"/>
    <w:rsid w:val="00E55F46"/>
    <w:rsid w:val="00E57121"/>
    <w:rsid w:val="00E6223C"/>
    <w:rsid w:val="00E6286A"/>
    <w:rsid w:val="00E6475B"/>
    <w:rsid w:val="00E66051"/>
    <w:rsid w:val="00E66C1B"/>
    <w:rsid w:val="00E66DBA"/>
    <w:rsid w:val="00E6747E"/>
    <w:rsid w:val="00E703EE"/>
    <w:rsid w:val="00E71475"/>
    <w:rsid w:val="00E8079F"/>
    <w:rsid w:val="00E82BC8"/>
    <w:rsid w:val="00E85316"/>
    <w:rsid w:val="00E86FE6"/>
    <w:rsid w:val="00E93032"/>
    <w:rsid w:val="00E93717"/>
    <w:rsid w:val="00E96B83"/>
    <w:rsid w:val="00E977E9"/>
    <w:rsid w:val="00EA4CB9"/>
    <w:rsid w:val="00EB08FD"/>
    <w:rsid w:val="00EB0DFE"/>
    <w:rsid w:val="00EB7601"/>
    <w:rsid w:val="00EC11C6"/>
    <w:rsid w:val="00EC1E85"/>
    <w:rsid w:val="00EC2824"/>
    <w:rsid w:val="00EC2EE7"/>
    <w:rsid w:val="00EC49E5"/>
    <w:rsid w:val="00EC64BA"/>
    <w:rsid w:val="00EC69FA"/>
    <w:rsid w:val="00ED5154"/>
    <w:rsid w:val="00ED579C"/>
    <w:rsid w:val="00ED7BAE"/>
    <w:rsid w:val="00EE18B6"/>
    <w:rsid w:val="00EE3B48"/>
    <w:rsid w:val="00EE4BF6"/>
    <w:rsid w:val="00EE7F1B"/>
    <w:rsid w:val="00EF0FCA"/>
    <w:rsid w:val="00EF27E2"/>
    <w:rsid w:val="00EF4FC8"/>
    <w:rsid w:val="00EF74B4"/>
    <w:rsid w:val="00EF7769"/>
    <w:rsid w:val="00F06508"/>
    <w:rsid w:val="00F1152F"/>
    <w:rsid w:val="00F11830"/>
    <w:rsid w:val="00F13C6C"/>
    <w:rsid w:val="00F148B6"/>
    <w:rsid w:val="00F163AE"/>
    <w:rsid w:val="00F21228"/>
    <w:rsid w:val="00F27D16"/>
    <w:rsid w:val="00F30DB5"/>
    <w:rsid w:val="00F3110C"/>
    <w:rsid w:val="00F31872"/>
    <w:rsid w:val="00F36303"/>
    <w:rsid w:val="00F3660C"/>
    <w:rsid w:val="00F3670B"/>
    <w:rsid w:val="00F3744E"/>
    <w:rsid w:val="00F4341A"/>
    <w:rsid w:val="00F43D35"/>
    <w:rsid w:val="00F535FC"/>
    <w:rsid w:val="00F53734"/>
    <w:rsid w:val="00F5629B"/>
    <w:rsid w:val="00F62129"/>
    <w:rsid w:val="00F66429"/>
    <w:rsid w:val="00F73CE3"/>
    <w:rsid w:val="00F753FA"/>
    <w:rsid w:val="00F76C07"/>
    <w:rsid w:val="00F76F81"/>
    <w:rsid w:val="00F84A24"/>
    <w:rsid w:val="00F85663"/>
    <w:rsid w:val="00F90576"/>
    <w:rsid w:val="00F93036"/>
    <w:rsid w:val="00F93BA6"/>
    <w:rsid w:val="00F96F54"/>
    <w:rsid w:val="00FA238D"/>
    <w:rsid w:val="00FA2C47"/>
    <w:rsid w:val="00FA2CD9"/>
    <w:rsid w:val="00FA312A"/>
    <w:rsid w:val="00FA3D8B"/>
    <w:rsid w:val="00FA4862"/>
    <w:rsid w:val="00FA4AAE"/>
    <w:rsid w:val="00FA6966"/>
    <w:rsid w:val="00FB074C"/>
    <w:rsid w:val="00FB0CAD"/>
    <w:rsid w:val="00FB11E2"/>
    <w:rsid w:val="00FB15EA"/>
    <w:rsid w:val="00FB4B3B"/>
    <w:rsid w:val="00FC0C8E"/>
    <w:rsid w:val="00FC622E"/>
    <w:rsid w:val="00FC6D0B"/>
    <w:rsid w:val="00FD2C96"/>
    <w:rsid w:val="00FD4454"/>
    <w:rsid w:val="00FD5C99"/>
    <w:rsid w:val="00FE0F3C"/>
    <w:rsid w:val="00FE1017"/>
    <w:rsid w:val="00FE3279"/>
    <w:rsid w:val="00FE3C4E"/>
    <w:rsid w:val="00FE3F09"/>
    <w:rsid w:val="00FE46D5"/>
    <w:rsid w:val="00FE4F8D"/>
    <w:rsid w:val="00FE6613"/>
    <w:rsid w:val="00FE7D92"/>
    <w:rsid w:val="00FF0F0A"/>
    <w:rsid w:val="00FF1466"/>
    <w:rsid w:val="00FF4962"/>
    <w:rsid w:val="00FF5FD8"/>
    <w:rsid w:val="00FF61BA"/>
    <w:rsid w:val="00FF6ADD"/>
    <w:rsid w:val="00FF78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1BFCAFA1"/>
  <w15:chartTrackingRefBased/>
  <w15:docId w15:val="{E56F679C-8E62-4B17-ACE3-9E9397CBF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c">
    <w:name w:val="Normal"/>
    <w:qFormat/>
    <w:rsid w:val="001509BE"/>
    <w:pPr>
      <w:spacing w:line="360" w:lineRule="auto"/>
      <w:contextualSpacing/>
      <w:jc w:val="both"/>
    </w:pPr>
    <w:rPr>
      <w:rFonts w:ascii="Times New Roman" w:hAnsi="Times New Roman"/>
      <w:sz w:val="28"/>
      <w:szCs w:val="22"/>
    </w:rPr>
  </w:style>
  <w:style w:type="paragraph" w:styleId="11">
    <w:name w:val="heading 1"/>
    <w:basedOn w:val="ac"/>
    <w:next w:val="ac"/>
    <w:link w:val="12"/>
    <w:uiPriority w:val="9"/>
    <w:rsid w:val="0081117B"/>
    <w:pPr>
      <w:keepNext/>
      <w:keepLines/>
      <w:spacing w:before="480"/>
      <w:outlineLvl w:val="0"/>
    </w:pPr>
    <w:rPr>
      <w:rFonts w:ascii="Cambria" w:hAnsi="Cambria"/>
      <w:b/>
      <w:bCs/>
      <w:color w:val="365F91"/>
      <w:szCs w:val="28"/>
      <w:lang w:val="x-none" w:eastAsia="x-none"/>
    </w:rPr>
  </w:style>
  <w:style w:type="paragraph" w:styleId="22">
    <w:name w:val="heading 2"/>
    <w:basedOn w:val="ac"/>
    <w:link w:val="23"/>
    <w:uiPriority w:val="9"/>
    <w:qFormat/>
    <w:rsid w:val="005E7543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  <w:lang w:val="x-none" w:eastAsia="x-none"/>
    </w:rPr>
  </w:style>
  <w:style w:type="paragraph" w:styleId="31">
    <w:name w:val="heading 3"/>
    <w:basedOn w:val="ac"/>
    <w:next w:val="ac"/>
    <w:link w:val="32"/>
    <w:uiPriority w:val="9"/>
    <w:semiHidden/>
    <w:unhideWhenUsed/>
    <w:qFormat/>
    <w:rsid w:val="003E5F1C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paragraph" w:styleId="40">
    <w:name w:val="heading 4"/>
    <w:basedOn w:val="ac"/>
    <w:next w:val="ac"/>
    <w:link w:val="41"/>
    <w:uiPriority w:val="9"/>
    <w:semiHidden/>
    <w:unhideWhenUsed/>
    <w:qFormat/>
    <w:rsid w:val="00AC1C30"/>
    <w:pPr>
      <w:keepNext/>
      <w:keepLines/>
      <w:numPr>
        <w:ilvl w:val="3"/>
        <w:numId w:val="4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c"/>
    <w:next w:val="ac"/>
    <w:link w:val="50"/>
    <w:uiPriority w:val="9"/>
    <w:semiHidden/>
    <w:unhideWhenUsed/>
    <w:qFormat/>
    <w:rsid w:val="00AC1C30"/>
    <w:pPr>
      <w:keepNext/>
      <w:keepLines/>
      <w:numPr>
        <w:ilvl w:val="4"/>
        <w:numId w:val="4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c"/>
    <w:next w:val="ac"/>
    <w:link w:val="60"/>
    <w:uiPriority w:val="9"/>
    <w:semiHidden/>
    <w:unhideWhenUsed/>
    <w:qFormat/>
    <w:rsid w:val="00AC1C30"/>
    <w:pPr>
      <w:keepNext/>
      <w:keepLines/>
      <w:numPr>
        <w:ilvl w:val="5"/>
        <w:numId w:val="4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c"/>
    <w:next w:val="ac"/>
    <w:link w:val="70"/>
    <w:uiPriority w:val="9"/>
    <w:semiHidden/>
    <w:unhideWhenUsed/>
    <w:qFormat/>
    <w:rsid w:val="00AC1C30"/>
    <w:pPr>
      <w:keepNext/>
      <w:keepLines/>
      <w:numPr>
        <w:ilvl w:val="6"/>
        <w:numId w:val="4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c"/>
    <w:next w:val="ac"/>
    <w:link w:val="80"/>
    <w:uiPriority w:val="9"/>
    <w:semiHidden/>
    <w:unhideWhenUsed/>
    <w:qFormat/>
    <w:rsid w:val="00AC1C30"/>
    <w:pPr>
      <w:keepNext/>
      <w:keepLines/>
      <w:numPr>
        <w:ilvl w:val="7"/>
        <w:numId w:val="4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c"/>
    <w:next w:val="ac"/>
    <w:link w:val="90"/>
    <w:uiPriority w:val="9"/>
    <w:semiHidden/>
    <w:unhideWhenUsed/>
    <w:qFormat/>
    <w:rsid w:val="00AC1C30"/>
    <w:pPr>
      <w:keepNext/>
      <w:keepLines/>
      <w:numPr>
        <w:ilvl w:val="8"/>
        <w:numId w:val="4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List Paragraph"/>
    <w:basedOn w:val="ac"/>
    <w:link w:val="af1"/>
    <w:uiPriority w:val="34"/>
    <w:qFormat/>
    <w:rsid w:val="00F11830"/>
    <w:pPr>
      <w:ind w:left="567"/>
      <w:pPrChange w:id="0" w:author="SANYA SHOOMKA" w:date="2016-04-17T21:23:00Z">
        <w:pPr>
          <w:spacing w:after="200" w:line="360" w:lineRule="auto"/>
          <w:ind w:left="357"/>
          <w:jc w:val="both"/>
        </w:pPr>
      </w:pPrChange>
    </w:pPr>
    <w:rPr>
      <w:color w:val="000000"/>
      <w:szCs w:val="28"/>
      <w:lang w:val="x-none" w:eastAsia="x-none"/>
      <w:rPrChange w:id="0" w:author="SANYA SHOOMKA" w:date="2016-04-17T21:23:00Z">
        <w:rPr>
          <w:color w:val="000000"/>
          <w:sz w:val="28"/>
          <w:szCs w:val="28"/>
          <w:lang w:val="x-none" w:eastAsia="x-none" w:bidi="ar-SA"/>
        </w:rPr>
      </w:rPrChange>
    </w:rPr>
  </w:style>
  <w:style w:type="character" w:styleId="af2">
    <w:name w:val="Hyperlink"/>
    <w:uiPriority w:val="99"/>
    <w:unhideWhenUsed/>
    <w:rsid w:val="003E629B"/>
    <w:rPr>
      <w:color w:val="0000FF"/>
      <w:u w:val="single"/>
    </w:rPr>
  </w:style>
  <w:style w:type="paragraph" w:customStyle="1" w:styleId="13">
    <w:name w:val="Абзац списка1"/>
    <w:basedOn w:val="ac"/>
    <w:link w:val="ListParagraphChar"/>
    <w:rsid w:val="005B0926"/>
    <w:pPr>
      <w:ind w:left="720" w:firstLine="709"/>
    </w:pPr>
    <w:rPr>
      <w:szCs w:val="20"/>
      <w:lang w:val="x-none" w:eastAsia="en-US"/>
    </w:rPr>
  </w:style>
  <w:style w:type="character" w:customStyle="1" w:styleId="ListParagraphChar">
    <w:name w:val="List Paragraph Char"/>
    <w:link w:val="13"/>
    <w:rsid w:val="005B0926"/>
    <w:rPr>
      <w:rFonts w:ascii="Times New Roman" w:eastAsia="Times New Roman" w:hAnsi="Times New Roman" w:cs="Times New Roman"/>
      <w:sz w:val="28"/>
      <w:lang w:eastAsia="en-US"/>
    </w:rPr>
  </w:style>
  <w:style w:type="character" w:customStyle="1" w:styleId="23">
    <w:name w:val="Заголовок 2 Знак"/>
    <w:link w:val="22"/>
    <w:uiPriority w:val="9"/>
    <w:rsid w:val="005E7543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af3">
    <w:name w:val="Table Grid"/>
    <w:basedOn w:val="ae"/>
    <w:uiPriority w:val="59"/>
    <w:rsid w:val="00562B3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b">
    <w:name w:val="НУМЕР.СПИСОК_диплом"/>
    <w:basedOn w:val="af0"/>
    <w:link w:val="af4"/>
    <w:autoRedefine/>
    <w:qFormat/>
    <w:rsid w:val="00B05EDA"/>
    <w:pPr>
      <w:numPr>
        <w:numId w:val="1"/>
      </w:numPr>
      <w:contextualSpacing w:val="0"/>
      <w:jc w:val="left"/>
      <w:pPrChange w:id="1" w:author="SANYA SHOOMKA" w:date="2016-04-20T19:23:00Z">
        <w:pPr>
          <w:numPr>
            <w:numId w:val="1"/>
          </w:numPr>
          <w:spacing w:line="360" w:lineRule="auto"/>
          <w:ind w:left="567"/>
        </w:pPr>
      </w:pPrChange>
    </w:pPr>
    <w:rPr>
      <w:color w:val="auto"/>
      <w:lang w:val="ru-RU"/>
      <w:rPrChange w:id="1" w:author="SANYA SHOOMKA" w:date="2016-04-20T19:23:00Z">
        <w:rPr>
          <w:sz w:val="28"/>
          <w:szCs w:val="28"/>
          <w:lang w:val="ru-RU" w:eastAsia="x-none" w:bidi="ar-SA"/>
        </w:rPr>
      </w:rPrChange>
    </w:rPr>
  </w:style>
  <w:style w:type="paragraph" w:customStyle="1" w:styleId="a7">
    <w:name w:val="ЗАГОЛОВОК_диплом"/>
    <w:basedOn w:val="ab"/>
    <w:link w:val="af5"/>
    <w:autoRedefine/>
    <w:qFormat/>
    <w:rsid w:val="00A11DF9"/>
    <w:pPr>
      <w:numPr>
        <w:numId w:val="4"/>
      </w:numPr>
      <w:spacing w:after="240"/>
      <w:jc w:val="center"/>
      <w:outlineLvl w:val="0"/>
    </w:pPr>
    <w:rPr>
      <w:rFonts w:ascii="Arial" w:hAnsi="Arial"/>
      <w:caps/>
      <w:sz w:val="32"/>
    </w:rPr>
  </w:style>
  <w:style w:type="paragraph" w:customStyle="1" w:styleId="a8">
    <w:name w:val="ПОДЗАГ_диплом"/>
    <w:basedOn w:val="a7"/>
    <w:link w:val="af6"/>
    <w:autoRedefine/>
    <w:qFormat/>
    <w:rsid w:val="009D72B1"/>
    <w:pPr>
      <w:numPr>
        <w:ilvl w:val="1"/>
      </w:numPr>
      <w:spacing w:before="240"/>
      <w:jc w:val="both"/>
      <w:outlineLvl w:val="1"/>
      <w:pPrChange w:id="2" w:author="SANYA SHOOMKA" w:date="2016-04-14T17:13:00Z">
        <w:pPr>
          <w:numPr>
            <w:ilvl w:val="1"/>
            <w:numId w:val="4"/>
          </w:numPr>
          <w:tabs>
            <w:tab w:val="num" w:pos="1871"/>
          </w:tabs>
          <w:spacing w:before="240" w:after="240" w:line="360" w:lineRule="auto"/>
          <w:ind w:left="567" w:firstLine="284"/>
          <w:jc w:val="both"/>
          <w:outlineLvl w:val="1"/>
        </w:pPr>
      </w:pPrChange>
    </w:pPr>
    <w:rPr>
      <w:caps w:val="0"/>
      <w:sz w:val="28"/>
      <w:rPrChange w:id="2" w:author="SANYA SHOOMKA" w:date="2016-04-14T17:13:00Z">
        <w:rPr>
          <w:rFonts w:ascii="Arial" w:hAnsi="Arial"/>
          <w:sz w:val="28"/>
          <w:szCs w:val="28"/>
          <w:lang w:val="ru-RU" w:eastAsia="x-none" w:bidi="ar-SA"/>
        </w:rPr>
      </w:rPrChange>
    </w:rPr>
  </w:style>
  <w:style w:type="character" w:customStyle="1" w:styleId="apple-converted-space">
    <w:name w:val="apple-converted-space"/>
    <w:basedOn w:val="ad"/>
    <w:rsid w:val="00972DC4"/>
  </w:style>
  <w:style w:type="character" w:styleId="af7">
    <w:name w:val="FollowedHyperlink"/>
    <w:uiPriority w:val="99"/>
    <w:semiHidden/>
    <w:unhideWhenUsed/>
    <w:rsid w:val="00BE6C6A"/>
    <w:rPr>
      <w:color w:val="800080"/>
      <w:u w:val="single"/>
    </w:rPr>
  </w:style>
  <w:style w:type="paragraph" w:customStyle="1" w:styleId="af8">
    <w:name w:val="текст"/>
    <w:basedOn w:val="ac"/>
    <w:qFormat/>
    <w:rsid w:val="0046070B"/>
    <w:pPr>
      <w:spacing w:line="240" w:lineRule="auto"/>
      <w:ind w:firstLine="709"/>
    </w:pPr>
    <w:rPr>
      <w:rFonts w:cs="Arial"/>
      <w:bCs/>
      <w:color w:val="000000"/>
      <w:szCs w:val="27"/>
      <w:shd w:val="clear" w:color="auto" w:fill="FFFFFF"/>
    </w:rPr>
  </w:style>
  <w:style w:type="paragraph" w:styleId="af9">
    <w:name w:val="Normal (Web)"/>
    <w:basedOn w:val="ac"/>
    <w:uiPriority w:val="99"/>
    <w:unhideWhenUsed/>
    <w:rsid w:val="00F163AE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afa">
    <w:name w:val="Наз. таблицы"/>
    <w:basedOn w:val="afb"/>
    <w:autoRedefine/>
    <w:uiPriority w:val="99"/>
    <w:qFormat/>
    <w:rsid w:val="0081770A"/>
    <w:pPr>
      <w:jc w:val="center"/>
    </w:pPr>
    <w:rPr>
      <w:szCs w:val="24"/>
    </w:rPr>
  </w:style>
  <w:style w:type="paragraph" w:customStyle="1" w:styleId="afc">
    <w:name w:val="Таблица_Диплом"/>
    <w:basedOn w:val="ac"/>
    <w:link w:val="afd"/>
    <w:autoRedefine/>
    <w:uiPriority w:val="99"/>
    <w:qFormat/>
    <w:rsid w:val="00E66DBA"/>
    <w:pPr>
      <w:ind w:firstLine="567"/>
      <w:jc w:val="right"/>
    </w:pPr>
    <w:rPr>
      <w:rFonts w:eastAsia="Calibri"/>
      <w:szCs w:val="28"/>
      <w:lang w:val="x-none" w:eastAsia="en-US"/>
    </w:rPr>
  </w:style>
  <w:style w:type="character" w:customStyle="1" w:styleId="afd">
    <w:name w:val="Таблица_Диплом Знак"/>
    <w:link w:val="afc"/>
    <w:uiPriority w:val="99"/>
    <w:rsid w:val="00E66DBA"/>
    <w:rPr>
      <w:rFonts w:ascii="Times New Roman" w:eastAsia="Calibri" w:hAnsi="Times New Roman"/>
      <w:sz w:val="28"/>
      <w:szCs w:val="28"/>
      <w:lang w:val="x-none" w:eastAsia="en-US"/>
    </w:rPr>
  </w:style>
  <w:style w:type="character" w:customStyle="1" w:styleId="12">
    <w:name w:val="Заголовок 1 Знак"/>
    <w:link w:val="11"/>
    <w:uiPriority w:val="9"/>
    <w:rsid w:val="0081117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Default">
    <w:name w:val="Default"/>
    <w:rsid w:val="005541C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afe">
    <w:name w:val="No Spacing"/>
    <w:aliases w:val="ТЕКСТ.ТАБЛ,ТЕКСТ ДП,ЗАГОЛОВОК"/>
    <w:uiPriority w:val="1"/>
    <w:qFormat/>
    <w:rsid w:val="00953D24"/>
    <w:pPr>
      <w:spacing w:line="360" w:lineRule="auto"/>
    </w:pPr>
    <w:rPr>
      <w:rFonts w:ascii="Times New Roman" w:hAnsi="Times New Roman"/>
      <w:sz w:val="28"/>
      <w:szCs w:val="22"/>
    </w:rPr>
  </w:style>
  <w:style w:type="paragraph" w:styleId="14">
    <w:name w:val="toc 1"/>
    <w:basedOn w:val="ac"/>
    <w:next w:val="ac"/>
    <w:autoRedefine/>
    <w:uiPriority w:val="39"/>
    <w:unhideWhenUsed/>
    <w:rsid w:val="00397EDC"/>
    <w:pPr>
      <w:tabs>
        <w:tab w:val="right" w:leader="dot" w:pos="9628"/>
      </w:tabs>
    </w:pPr>
    <w:rPr>
      <w:rFonts w:eastAsia="Calibri"/>
      <w:sz w:val="24"/>
      <w:lang w:eastAsia="en-US"/>
    </w:rPr>
  </w:style>
  <w:style w:type="paragraph" w:styleId="24">
    <w:name w:val="toc 2"/>
    <w:basedOn w:val="ac"/>
    <w:next w:val="ac"/>
    <w:autoRedefine/>
    <w:uiPriority w:val="39"/>
    <w:unhideWhenUsed/>
    <w:rsid w:val="0036508C"/>
    <w:pPr>
      <w:tabs>
        <w:tab w:val="left" w:pos="660"/>
        <w:tab w:val="right" w:leader="dot" w:pos="9628"/>
      </w:tabs>
      <w:ind w:left="113"/>
      <w:jc w:val="left"/>
    </w:pPr>
    <w:rPr>
      <w:rFonts w:eastAsia="Calibri"/>
      <w:sz w:val="24"/>
      <w:lang w:eastAsia="en-US"/>
    </w:rPr>
  </w:style>
  <w:style w:type="paragraph" w:styleId="aff">
    <w:name w:val="footer"/>
    <w:basedOn w:val="ac"/>
    <w:link w:val="aff0"/>
    <w:uiPriority w:val="99"/>
    <w:unhideWhenUsed/>
    <w:rsid w:val="005541C2"/>
    <w:pPr>
      <w:tabs>
        <w:tab w:val="center" w:pos="4677"/>
        <w:tab w:val="right" w:pos="9355"/>
      </w:tabs>
      <w:spacing w:line="240" w:lineRule="auto"/>
    </w:pPr>
    <w:rPr>
      <w:rFonts w:eastAsia="Calibri"/>
      <w:sz w:val="20"/>
      <w:szCs w:val="20"/>
      <w:lang w:val="x-none" w:eastAsia="en-US"/>
    </w:rPr>
  </w:style>
  <w:style w:type="character" w:customStyle="1" w:styleId="aff0">
    <w:name w:val="Нижний колонтитул Знак"/>
    <w:link w:val="aff"/>
    <w:uiPriority w:val="99"/>
    <w:rsid w:val="005541C2"/>
    <w:rPr>
      <w:rFonts w:eastAsia="Calibri"/>
      <w:lang w:eastAsia="en-US"/>
    </w:rPr>
  </w:style>
  <w:style w:type="paragraph" w:styleId="aff1">
    <w:name w:val="Balloon Text"/>
    <w:basedOn w:val="ac"/>
    <w:link w:val="aff2"/>
    <w:uiPriority w:val="99"/>
    <w:semiHidden/>
    <w:unhideWhenUsed/>
    <w:rsid w:val="005541C2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f2">
    <w:name w:val="Текст выноски Знак"/>
    <w:link w:val="aff1"/>
    <w:uiPriority w:val="99"/>
    <w:semiHidden/>
    <w:rsid w:val="005541C2"/>
    <w:rPr>
      <w:rFonts w:ascii="Tahoma" w:hAnsi="Tahoma" w:cs="Tahoma"/>
      <w:sz w:val="16"/>
      <w:szCs w:val="16"/>
    </w:rPr>
  </w:style>
  <w:style w:type="character" w:customStyle="1" w:styleId="aff3">
    <w:name w:val="основной текст ОТЧЕТ Знак"/>
    <w:link w:val="afb"/>
    <w:locked/>
    <w:rsid w:val="00A96CB0"/>
    <w:rPr>
      <w:rFonts w:ascii="Times New Roman" w:eastAsia="Calibri" w:hAnsi="Times New Roman" w:cs="Times New Roman"/>
      <w:sz w:val="28"/>
      <w:szCs w:val="28"/>
      <w:lang w:eastAsia="en-US"/>
    </w:rPr>
  </w:style>
  <w:style w:type="paragraph" w:customStyle="1" w:styleId="afb">
    <w:name w:val="основной текст ОТЧЕТ"/>
    <w:basedOn w:val="ac"/>
    <w:link w:val="aff3"/>
    <w:qFormat/>
    <w:rsid w:val="00A96CB0"/>
    <w:pPr>
      <w:ind w:firstLine="567"/>
    </w:pPr>
    <w:rPr>
      <w:rFonts w:eastAsia="Calibri"/>
      <w:szCs w:val="28"/>
      <w:lang w:val="x-none" w:eastAsia="en-US"/>
    </w:rPr>
  </w:style>
  <w:style w:type="character" w:customStyle="1" w:styleId="apple-style-span">
    <w:name w:val="apple-style-span"/>
    <w:rsid w:val="002369B4"/>
  </w:style>
  <w:style w:type="paragraph" w:styleId="aff4">
    <w:name w:val="header"/>
    <w:basedOn w:val="ac"/>
    <w:link w:val="aff5"/>
    <w:unhideWhenUsed/>
    <w:rsid w:val="003B76E6"/>
    <w:pPr>
      <w:tabs>
        <w:tab w:val="center" w:pos="4677"/>
        <w:tab w:val="right" w:pos="9355"/>
      </w:tabs>
      <w:spacing w:line="240" w:lineRule="auto"/>
    </w:pPr>
  </w:style>
  <w:style w:type="character" w:customStyle="1" w:styleId="aff5">
    <w:name w:val="Верхний колонтитул Знак"/>
    <w:basedOn w:val="ad"/>
    <w:link w:val="aff4"/>
    <w:rsid w:val="003B76E6"/>
  </w:style>
  <w:style w:type="paragraph" w:customStyle="1" w:styleId="25">
    <w:name w:val="ляляля2"/>
    <w:qFormat/>
    <w:rsid w:val="00312AF3"/>
    <w:pPr>
      <w:shd w:val="clear" w:color="auto" w:fill="FFFFFF"/>
      <w:spacing w:line="360" w:lineRule="auto"/>
      <w:contextualSpacing/>
      <w:jc w:val="both"/>
    </w:pPr>
    <w:rPr>
      <w:rFonts w:ascii="Arial" w:eastAsia="Calibri" w:hAnsi="Arial" w:cs="Arial"/>
      <w:color w:val="000000"/>
      <w:sz w:val="28"/>
      <w:szCs w:val="28"/>
      <w:lang w:eastAsia="zh-CN"/>
    </w:rPr>
  </w:style>
  <w:style w:type="paragraph" w:customStyle="1" w:styleId="aff6">
    <w:name w:val="приложение"/>
    <w:basedOn w:val="ac"/>
    <w:qFormat/>
    <w:rsid w:val="00312AF3"/>
    <w:pPr>
      <w:suppressAutoHyphens/>
      <w:spacing w:line="240" w:lineRule="auto"/>
      <w:jc w:val="center"/>
    </w:pPr>
    <w:rPr>
      <w:rFonts w:ascii="Arial" w:hAnsi="Arial"/>
      <w:b/>
      <w:sz w:val="26"/>
      <w:szCs w:val="24"/>
      <w:lang w:eastAsia="ar-SA"/>
    </w:rPr>
  </w:style>
  <w:style w:type="paragraph" w:styleId="aff7">
    <w:name w:val="caption"/>
    <w:basedOn w:val="ac"/>
    <w:next w:val="ac"/>
    <w:uiPriority w:val="35"/>
    <w:unhideWhenUsed/>
    <w:qFormat/>
    <w:rsid w:val="00FA312A"/>
    <w:pPr>
      <w:jc w:val="center"/>
    </w:pPr>
    <w:rPr>
      <w:i/>
      <w:sz w:val="24"/>
      <w:szCs w:val="24"/>
    </w:rPr>
  </w:style>
  <w:style w:type="paragraph" w:customStyle="1" w:styleId="aff8">
    <w:name w:val="СОДЕРЖАНИЕ"/>
    <w:basedOn w:val="a7"/>
    <w:link w:val="aff9"/>
    <w:qFormat/>
    <w:rsid w:val="000C7E18"/>
    <w:pPr>
      <w:numPr>
        <w:numId w:val="0"/>
      </w:numPr>
    </w:pPr>
  </w:style>
  <w:style w:type="paragraph" w:customStyle="1" w:styleId="affa">
    <w:name w:val="РИСУНКИ_диплом"/>
    <w:basedOn w:val="af0"/>
    <w:link w:val="affb"/>
    <w:autoRedefine/>
    <w:qFormat/>
    <w:rsid w:val="00B307B8"/>
    <w:pPr>
      <w:keepNext/>
      <w:spacing w:before="80" w:after="80"/>
      <w:ind w:left="0"/>
      <w:jc w:val="center"/>
      <w:pPrChange w:id="3" w:author="SANYA SHOOMKA" w:date="2016-04-17T21:17:00Z">
        <w:pPr>
          <w:keepNext/>
          <w:spacing w:before="80" w:after="80" w:line="360" w:lineRule="auto"/>
          <w:contextualSpacing/>
          <w:jc w:val="center"/>
        </w:pPr>
      </w:pPrChange>
    </w:pPr>
    <w:rPr>
      <w:i/>
      <w:noProof/>
      <w:color w:val="auto"/>
      <w:sz w:val="24"/>
      <w:szCs w:val="24"/>
      <w:lang w:eastAsia="ru-RU"/>
      <w:rPrChange w:id="3" w:author="SANYA SHOOMKA" w:date="2016-04-17T21:17:00Z">
        <w:rPr>
          <w:noProof/>
          <w:color w:val="000000"/>
          <w:sz w:val="24"/>
          <w:szCs w:val="24"/>
          <w:lang w:val="x-none" w:eastAsia="ru-RU" w:bidi="ar-SA"/>
        </w:rPr>
      </w:rPrChange>
    </w:rPr>
  </w:style>
  <w:style w:type="character" w:customStyle="1" w:styleId="af1">
    <w:name w:val="Абзац списка Знак"/>
    <w:link w:val="af0"/>
    <w:uiPriority w:val="34"/>
    <w:rsid w:val="00F11830"/>
    <w:rPr>
      <w:rFonts w:ascii="Times New Roman" w:hAnsi="Times New Roman"/>
      <w:color w:val="000000"/>
      <w:sz w:val="28"/>
      <w:szCs w:val="28"/>
      <w:lang w:val="x-none" w:eastAsia="x-none"/>
    </w:rPr>
  </w:style>
  <w:style w:type="character" w:customStyle="1" w:styleId="af4">
    <w:name w:val="НУМЕР.СПИСОК_диплом Знак"/>
    <w:link w:val="ab"/>
    <w:rsid w:val="00B05EDA"/>
    <w:rPr>
      <w:rFonts w:ascii="Times New Roman" w:hAnsi="Times New Roman"/>
      <w:sz w:val="28"/>
      <w:szCs w:val="28"/>
      <w:lang w:eastAsia="x-none"/>
    </w:rPr>
  </w:style>
  <w:style w:type="character" w:customStyle="1" w:styleId="af5">
    <w:name w:val="ЗАГОЛОВОК_диплом Знак"/>
    <w:link w:val="a7"/>
    <w:rsid w:val="00A11DF9"/>
    <w:rPr>
      <w:rFonts w:ascii="Arial" w:hAnsi="Arial"/>
      <w:caps/>
      <w:sz w:val="32"/>
      <w:szCs w:val="28"/>
      <w:lang w:eastAsia="x-none"/>
    </w:rPr>
  </w:style>
  <w:style w:type="character" w:customStyle="1" w:styleId="aff9">
    <w:name w:val="СОДЕРЖАНИЕ Знак"/>
    <w:basedOn w:val="af5"/>
    <w:link w:val="aff8"/>
    <w:rsid w:val="006D2179"/>
    <w:rPr>
      <w:rFonts w:ascii="Arial" w:hAnsi="Arial"/>
      <w:caps/>
      <w:sz w:val="32"/>
      <w:szCs w:val="28"/>
      <w:lang w:eastAsia="x-none"/>
    </w:rPr>
  </w:style>
  <w:style w:type="paragraph" w:customStyle="1" w:styleId="affc">
    <w:name w:val="текст таблица"/>
    <w:basedOn w:val="afb"/>
    <w:link w:val="affd"/>
    <w:rsid w:val="00527AA8"/>
    <w:pPr>
      <w:ind w:firstLine="0"/>
      <w:jc w:val="left"/>
    </w:pPr>
  </w:style>
  <w:style w:type="character" w:customStyle="1" w:styleId="affb">
    <w:name w:val="РИСУНКИ_диплом Знак"/>
    <w:link w:val="affa"/>
    <w:rsid w:val="00B307B8"/>
    <w:rPr>
      <w:rFonts w:ascii="Times New Roman" w:hAnsi="Times New Roman"/>
      <w:i/>
      <w:noProof/>
      <w:sz w:val="24"/>
      <w:szCs w:val="24"/>
      <w:lang w:val="x-none"/>
    </w:rPr>
  </w:style>
  <w:style w:type="paragraph" w:customStyle="1" w:styleId="affe">
    <w:name w:val="подзаголовок приложение"/>
    <w:basedOn w:val="a8"/>
    <w:link w:val="afff"/>
    <w:rsid w:val="00877B9A"/>
    <w:rPr>
      <w:color w:val="000000"/>
      <w:lang w:val="en-US"/>
    </w:rPr>
  </w:style>
  <w:style w:type="character" w:customStyle="1" w:styleId="affd">
    <w:name w:val="текст таблица Знак"/>
    <w:link w:val="affc"/>
    <w:rsid w:val="00527AA8"/>
    <w:rPr>
      <w:rFonts w:ascii="Times New Roman" w:eastAsia="Calibri" w:hAnsi="Times New Roman" w:cs="Times New Roman"/>
      <w:sz w:val="28"/>
      <w:szCs w:val="28"/>
      <w:lang w:val="x-none" w:eastAsia="en-US"/>
    </w:rPr>
  </w:style>
  <w:style w:type="character" w:customStyle="1" w:styleId="32">
    <w:name w:val="Заголовок 3 Знак"/>
    <w:link w:val="31"/>
    <w:uiPriority w:val="9"/>
    <w:semiHidden/>
    <w:rsid w:val="003E5F1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af6">
    <w:name w:val="ПОДЗАГ_диплом Знак"/>
    <w:link w:val="a8"/>
    <w:rsid w:val="009D72B1"/>
    <w:rPr>
      <w:rFonts w:ascii="Arial" w:hAnsi="Arial"/>
      <w:sz w:val="28"/>
      <w:szCs w:val="28"/>
      <w:lang w:eastAsia="x-none"/>
    </w:rPr>
  </w:style>
  <w:style w:type="character" w:customStyle="1" w:styleId="afff">
    <w:name w:val="подзаголовок приложение Знак"/>
    <w:link w:val="affe"/>
    <w:rsid w:val="00877B9A"/>
    <w:rPr>
      <w:rFonts w:ascii="Arial" w:hAnsi="Arial"/>
      <w:color w:val="000000"/>
      <w:sz w:val="28"/>
      <w:szCs w:val="28"/>
      <w:lang w:val="en-US" w:eastAsia="x-none"/>
    </w:rPr>
  </w:style>
  <w:style w:type="paragraph" w:customStyle="1" w:styleId="a4">
    <w:name w:val="МАРКИР.СПИСОК_диплом"/>
    <w:basedOn w:val="af0"/>
    <w:link w:val="afff0"/>
    <w:autoRedefine/>
    <w:qFormat/>
    <w:rsid w:val="007B790E"/>
    <w:pPr>
      <w:numPr>
        <w:numId w:val="5"/>
      </w:numPr>
      <w:ind w:left="851" w:firstLine="0"/>
      <w:pPrChange w:id="4" w:author="SANYA SHOOMKA" w:date="2016-04-23T22:42:00Z">
        <w:pPr>
          <w:numPr>
            <w:numId w:val="5"/>
          </w:numPr>
          <w:spacing w:line="360" w:lineRule="auto"/>
          <w:ind w:left="1135" w:hanging="284"/>
          <w:contextualSpacing/>
          <w:jc w:val="both"/>
        </w:pPr>
      </w:pPrChange>
    </w:pPr>
    <w:rPr>
      <w:lang w:val="ru-RU"/>
      <w:rPrChange w:id="4" w:author="SANYA SHOOMKA" w:date="2016-04-23T22:42:00Z">
        <w:rPr>
          <w:color w:val="000000"/>
          <w:sz w:val="28"/>
          <w:szCs w:val="28"/>
          <w:lang w:val="ru-RU" w:eastAsia="x-none" w:bidi="ar-SA"/>
        </w:rPr>
      </w:rPrChange>
    </w:rPr>
  </w:style>
  <w:style w:type="paragraph" w:customStyle="1" w:styleId="aa">
    <w:name w:val="РАЗД.ПРИЛОЖЕНИЯ_диплом"/>
    <w:link w:val="afff1"/>
    <w:autoRedefine/>
    <w:qFormat/>
    <w:rsid w:val="00342A72"/>
    <w:pPr>
      <w:numPr>
        <w:numId w:val="2"/>
      </w:numPr>
      <w:spacing w:before="240" w:after="240" w:line="360" w:lineRule="auto"/>
      <w:ind w:left="0" w:firstLine="0"/>
    </w:pPr>
    <w:rPr>
      <w:rFonts w:ascii="Arial" w:hAnsi="Arial"/>
      <w:color w:val="000000"/>
      <w:sz w:val="28"/>
      <w:szCs w:val="28"/>
    </w:rPr>
  </w:style>
  <w:style w:type="character" w:customStyle="1" w:styleId="afff0">
    <w:name w:val="МАРКИР.СПИСОК_диплом Знак"/>
    <w:link w:val="a4"/>
    <w:rsid w:val="007B790E"/>
    <w:rPr>
      <w:rFonts w:ascii="Times New Roman" w:hAnsi="Times New Roman"/>
      <w:color w:val="000000"/>
      <w:sz w:val="28"/>
      <w:szCs w:val="28"/>
      <w:lang w:eastAsia="x-none"/>
    </w:rPr>
  </w:style>
  <w:style w:type="paragraph" w:customStyle="1" w:styleId="a6">
    <w:name w:val="ПОДРАЗД.ПРИЛОЖ"/>
    <w:basedOn w:val="aa"/>
    <w:link w:val="afff2"/>
    <w:autoRedefine/>
    <w:qFormat/>
    <w:rsid w:val="00BA0676"/>
    <w:pPr>
      <w:numPr>
        <w:ilvl w:val="1"/>
        <w:numId w:val="6"/>
      </w:numPr>
      <w:ind w:left="567" w:firstLine="567"/>
    </w:pPr>
  </w:style>
  <w:style w:type="character" w:customStyle="1" w:styleId="afff1">
    <w:name w:val="РАЗД.ПРИЛОЖЕНИЯ_диплом Знак"/>
    <w:link w:val="aa"/>
    <w:rsid w:val="00342A72"/>
    <w:rPr>
      <w:rFonts w:ascii="Arial" w:hAnsi="Arial"/>
      <w:color w:val="000000"/>
      <w:sz w:val="28"/>
      <w:szCs w:val="28"/>
    </w:rPr>
  </w:style>
  <w:style w:type="paragraph" w:customStyle="1" w:styleId="afff3">
    <w:name w:val="ОСН.ТЕКСТ_диплом"/>
    <w:basedOn w:val="ac"/>
    <w:link w:val="afff4"/>
    <w:autoRedefine/>
    <w:qFormat/>
    <w:rsid w:val="00D2172C"/>
    <w:pPr>
      <w:spacing w:before="300"/>
      <w:ind w:firstLine="567"/>
      <w:pPrChange w:id="5" w:author="SANYA SHOOMKA" w:date="2016-04-23T22:44:00Z">
        <w:pPr>
          <w:spacing w:line="360" w:lineRule="auto"/>
          <w:ind w:firstLine="567"/>
          <w:contextualSpacing/>
          <w:jc w:val="both"/>
        </w:pPr>
      </w:pPrChange>
    </w:pPr>
    <w:rPr>
      <w:rFonts w:eastAsia="Calibri"/>
      <w:szCs w:val="28"/>
      <w:lang w:val="x-none" w:eastAsia="en-US"/>
      <w:rPrChange w:id="5" w:author="SANYA SHOOMKA" w:date="2016-04-23T22:44:00Z">
        <w:rPr>
          <w:rFonts w:eastAsia="Calibri"/>
          <w:sz w:val="28"/>
          <w:szCs w:val="28"/>
          <w:lang w:val="x-none" w:eastAsia="en-US" w:bidi="ar-SA"/>
        </w:rPr>
      </w:rPrChange>
    </w:rPr>
  </w:style>
  <w:style w:type="character" w:customStyle="1" w:styleId="afff2">
    <w:name w:val="ПОДРАЗД.ПРИЛОЖ Знак"/>
    <w:basedOn w:val="afff1"/>
    <w:link w:val="a6"/>
    <w:rsid w:val="00BA0676"/>
    <w:rPr>
      <w:rFonts w:ascii="Arial" w:hAnsi="Arial"/>
      <w:color w:val="000000"/>
      <w:sz w:val="28"/>
      <w:szCs w:val="28"/>
    </w:rPr>
  </w:style>
  <w:style w:type="character" w:customStyle="1" w:styleId="afff4">
    <w:name w:val="ОСН.ТЕКСТ_диплом Знак"/>
    <w:link w:val="afff3"/>
    <w:rsid w:val="00D2172C"/>
    <w:rPr>
      <w:rFonts w:ascii="Times New Roman" w:eastAsia="Calibri" w:hAnsi="Times New Roman"/>
      <w:sz w:val="28"/>
      <w:szCs w:val="28"/>
      <w:lang w:val="x-none" w:eastAsia="en-US"/>
    </w:rPr>
  </w:style>
  <w:style w:type="paragraph" w:customStyle="1" w:styleId="afff5">
    <w:name w:val="ПОДЗАГОЛОВОК_диплом"/>
    <w:basedOn w:val="a7"/>
    <w:qFormat/>
    <w:rsid w:val="005F298B"/>
    <w:pPr>
      <w:numPr>
        <w:numId w:val="0"/>
      </w:numPr>
      <w:spacing w:before="240"/>
      <w:ind w:firstLine="567"/>
      <w:contextualSpacing/>
      <w:jc w:val="both"/>
    </w:pPr>
    <w:rPr>
      <w:rFonts w:cs="Arial"/>
      <w:caps w:val="0"/>
      <w:sz w:val="28"/>
      <w:lang w:eastAsia="ru-RU"/>
    </w:rPr>
  </w:style>
  <w:style w:type="paragraph" w:customStyle="1" w:styleId="a3">
    <w:name w:val="СПИСОК_диплом"/>
    <w:basedOn w:val="af0"/>
    <w:qFormat/>
    <w:rsid w:val="00D22010"/>
    <w:pPr>
      <w:numPr>
        <w:numId w:val="3"/>
      </w:numPr>
    </w:pPr>
    <w:rPr>
      <w:rFonts w:cs="Arial"/>
      <w:color w:val="auto"/>
      <w:lang w:val="ru-RU" w:eastAsia="ru-RU"/>
    </w:rPr>
  </w:style>
  <w:style w:type="paragraph" w:styleId="afff6">
    <w:name w:val="TOC Heading"/>
    <w:basedOn w:val="11"/>
    <w:next w:val="ac"/>
    <w:uiPriority w:val="39"/>
    <w:unhideWhenUsed/>
    <w:qFormat/>
    <w:rsid w:val="00D22010"/>
    <w:pPr>
      <w:outlineLvl w:val="9"/>
    </w:pPr>
    <w:rPr>
      <w:lang w:val="ru-RU" w:eastAsia="ru-RU"/>
    </w:rPr>
  </w:style>
  <w:style w:type="paragraph" w:customStyle="1" w:styleId="afff7">
    <w:name w:val="текст диплом"/>
    <w:basedOn w:val="af0"/>
    <w:qFormat/>
    <w:rsid w:val="00F43D35"/>
    <w:pPr>
      <w:ind w:left="720" w:hanging="360"/>
    </w:pPr>
    <w:rPr>
      <w:rFonts w:cs="Arial"/>
      <w:color w:val="auto"/>
      <w:lang w:val="ru-RU" w:eastAsia="ru-RU"/>
    </w:rPr>
  </w:style>
  <w:style w:type="paragraph" w:customStyle="1" w:styleId="afff8">
    <w:name w:val="длятаблицы"/>
    <w:basedOn w:val="a7"/>
    <w:uiPriority w:val="99"/>
    <w:qFormat/>
    <w:rsid w:val="00B35068"/>
    <w:pPr>
      <w:numPr>
        <w:numId w:val="0"/>
      </w:numPr>
      <w:spacing w:before="240" w:after="0" w:line="240" w:lineRule="auto"/>
      <w:ind w:left="357" w:hanging="357"/>
      <w:contextualSpacing/>
      <w:jc w:val="both"/>
    </w:pPr>
    <w:rPr>
      <w:rFonts w:ascii="Times New Roman" w:hAnsi="Times New Roman" w:cs="Arial"/>
      <w:caps w:val="0"/>
      <w:sz w:val="24"/>
      <w:lang w:eastAsia="ru-RU"/>
    </w:rPr>
  </w:style>
  <w:style w:type="paragraph" w:customStyle="1" w:styleId="111">
    <w:name w:val="111"/>
    <w:link w:val="1110"/>
    <w:qFormat/>
    <w:rsid w:val="00886664"/>
    <w:pPr>
      <w:numPr>
        <w:numId w:val="6"/>
      </w:numPr>
      <w:spacing w:before="240" w:after="240" w:line="360" w:lineRule="auto"/>
      <w:jc w:val="center"/>
    </w:pPr>
    <w:rPr>
      <w:rFonts w:ascii="Arial" w:hAnsi="Arial"/>
      <w:caps/>
      <w:color w:val="000000"/>
      <w:sz w:val="32"/>
      <w:szCs w:val="28"/>
    </w:rPr>
  </w:style>
  <w:style w:type="paragraph" w:customStyle="1" w:styleId="222">
    <w:name w:val="222"/>
    <w:link w:val="2220"/>
    <w:qFormat/>
    <w:rsid w:val="00576007"/>
    <w:pPr>
      <w:spacing w:line="360" w:lineRule="auto"/>
      <w:jc w:val="center"/>
    </w:pPr>
    <w:rPr>
      <w:rFonts w:ascii="Arial" w:hAnsi="Arial"/>
      <w:caps/>
      <w:sz w:val="32"/>
      <w:szCs w:val="28"/>
    </w:rPr>
  </w:style>
  <w:style w:type="character" w:customStyle="1" w:styleId="1110">
    <w:name w:val="111 Знак"/>
    <w:link w:val="111"/>
    <w:rsid w:val="00886664"/>
    <w:rPr>
      <w:rFonts w:ascii="Arial" w:hAnsi="Arial"/>
      <w:caps/>
      <w:color w:val="000000"/>
      <w:sz w:val="32"/>
      <w:szCs w:val="28"/>
    </w:rPr>
  </w:style>
  <w:style w:type="character" w:customStyle="1" w:styleId="2220">
    <w:name w:val="222 Знак"/>
    <w:link w:val="222"/>
    <w:rsid w:val="00576007"/>
    <w:rPr>
      <w:rFonts w:ascii="Arial" w:hAnsi="Arial"/>
      <w:caps/>
      <w:sz w:val="32"/>
      <w:szCs w:val="28"/>
      <w:lang w:bidi="ar-SA"/>
    </w:rPr>
  </w:style>
  <w:style w:type="paragraph" w:customStyle="1" w:styleId="afff9">
    <w:name w:val="основной текст"/>
    <w:basedOn w:val="af0"/>
    <w:link w:val="afffa"/>
    <w:qFormat/>
    <w:rsid w:val="00ED579C"/>
    <w:pPr>
      <w:spacing w:after="120"/>
      <w:ind w:left="0" w:firstLine="567"/>
    </w:pPr>
    <w:rPr>
      <w:lang w:val="ru-RU" w:eastAsia="ru-RU"/>
    </w:rPr>
  </w:style>
  <w:style w:type="character" w:customStyle="1" w:styleId="afffa">
    <w:name w:val="основной текст Знак"/>
    <w:link w:val="afff9"/>
    <w:rsid w:val="00ED579C"/>
    <w:rPr>
      <w:rFonts w:ascii="Times New Roman" w:eastAsia="MS Mincho" w:hAnsi="Times New Roman"/>
      <w:color w:val="000000"/>
      <w:sz w:val="28"/>
      <w:szCs w:val="28"/>
    </w:rPr>
  </w:style>
  <w:style w:type="character" w:styleId="afffb">
    <w:name w:val="Emphasis"/>
    <w:qFormat/>
    <w:rsid w:val="00ED579C"/>
    <w:rPr>
      <w:i/>
      <w:iCs/>
    </w:rPr>
  </w:style>
  <w:style w:type="character" w:styleId="afffc">
    <w:name w:val="Strong"/>
    <w:uiPriority w:val="22"/>
    <w:qFormat/>
    <w:rsid w:val="00ED579C"/>
    <w:rPr>
      <w:b/>
      <w:bCs/>
    </w:rPr>
  </w:style>
  <w:style w:type="character" w:styleId="afffd">
    <w:name w:val="annotation reference"/>
    <w:uiPriority w:val="99"/>
    <w:semiHidden/>
    <w:unhideWhenUsed/>
    <w:rsid w:val="00843DAA"/>
    <w:rPr>
      <w:sz w:val="16"/>
      <w:szCs w:val="16"/>
    </w:rPr>
  </w:style>
  <w:style w:type="paragraph" w:styleId="afffe">
    <w:name w:val="annotation text"/>
    <w:basedOn w:val="ac"/>
    <w:link w:val="affff"/>
    <w:uiPriority w:val="99"/>
    <w:semiHidden/>
    <w:unhideWhenUsed/>
    <w:rsid w:val="00843DAA"/>
    <w:rPr>
      <w:sz w:val="20"/>
      <w:szCs w:val="20"/>
    </w:rPr>
  </w:style>
  <w:style w:type="character" w:customStyle="1" w:styleId="affff">
    <w:name w:val="Текст примечания Знак"/>
    <w:basedOn w:val="ad"/>
    <w:link w:val="afffe"/>
    <w:uiPriority w:val="99"/>
    <w:semiHidden/>
    <w:rsid w:val="00843DAA"/>
  </w:style>
  <w:style w:type="paragraph" w:styleId="affff0">
    <w:name w:val="annotation subject"/>
    <w:basedOn w:val="afffe"/>
    <w:next w:val="afffe"/>
    <w:link w:val="affff1"/>
    <w:uiPriority w:val="99"/>
    <w:semiHidden/>
    <w:unhideWhenUsed/>
    <w:rsid w:val="00843DAA"/>
    <w:rPr>
      <w:b/>
      <w:bCs/>
    </w:rPr>
  </w:style>
  <w:style w:type="character" w:customStyle="1" w:styleId="affff1">
    <w:name w:val="Тема примечания Знак"/>
    <w:link w:val="affff0"/>
    <w:uiPriority w:val="99"/>
    <w:semiHidden/>
    <w:rsid w:val="00843DAA"/>
    <w:rPr>
      <w:b/>
      <w:bCs/>
    </w:rPr>
  </w:style>
  <w:style w:type="table" w:styleId="affff2">
    <w:name w:val="Grid Table Light"/>
    <w:basedOn w:val="ae"/>
    <w:uiPriority w:val="40"/>
    <w:rsid w:val="000575A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ffff3">
    <w:name w:val="!ТЕКСТ"/>
    <w:basedOn w:val="ac"/>
    <w:qFormat/>
    <w:rsid w:val="009C19B0"/>
    <w:pPr>
      <w:ind w:firstLine="709"/>
    </w:pPr>
    <w:rPr>
      <w:rFonts w:eastAsia="Calibri"/>
      <w:lang w:eastAsia="en-US"/>
    </w:rPr>
  </w:style>
  <w:style w:type="paragraph" w:customStyle="1" w:styleId="text">
    <w:name w:val="text"/>
    <w:basedOn w:val="ac"/>
    <w:rsid w:val="00131226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exth2">
    <w:name w:val="texth2"/>
    <w:basedOn w:val="ac"/>
    <w:rsid w:val="004750A2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affff4">
    <w:name w:val="ОГЛАВЛЕНИЕ"/>
    <w:basedOn w:val="ac"/>
    <w:link w:val="affff5"/>
    <w:qFormat/>
    <w:rsid w:val="006D3BE9"/>
    <w:pPr>
      <w:spacing w:after="240"/>
      <w:jc w:val="center"/>
    </w:pPr>
    <w:rPr>
      <w:rFonts w:ascii="Arial" w:hAnsi="Arial"/>
      <w:sz w:val="32"/>
    </w:rPr>
  </w:style>
  <w:style w:type="character" w:customStyle="1" w:styleId="affff5">
    <w:name w:val="ОГЛАВЛЕНИЕ Знак"/>
    <w:link w:val="affff4"/>
    <w:rsid w:val="006D3BE9"/>
    <w:rPr>
      <w:rFonts w:ascii="Arial" w:hAnsi="Arial"/>
      <w:sz w:val="32"/>
      <w:szCs w:val="22"/>
    </w:rPr>
  </w:style>
  <w:style w:type="paragraph" w:customStyle="1" w:styleId="20">
    <w:name w:val="2_МАРКИР_СПИСОК_ДИПЛОМ"/>
    <w:basedOn w:val="a4"/>
    <w:link w:val="26"/>
    <w:qFormat/>
    <w:rsid w:val="00891BFD"/>
    <w:pPr>
      <w:numPr>
        <w:numId w:val="51"/>
      </w:numPr>
      <w:ind w:left="1483"/>
      <w:pPrChange w:id="6" w:author="SANYA SHOOMKA" w:date="2016-04-23T22:43:00Z">
        <w:pPr>
          <w:numPr>
            <w:numId w:val="51"/>
          </w:numPr>
          <w:spacing w:line="360" w:lineRule="auto"/>
          <w:ind w:left="1850" w:hanging="360"/>
          <w:contextualSpacing/>
          <w:jc w:val="both"/>
        </w:pPr>
      </w:pPrChange>
    </w:pPr>
    <w:rPr>
      <w:rPrChange w:id="6" w:author="SANYA SHOOMKA" w:date="2016-04-23T22:43:00Z">
        <w:rPr>
          <w:rFonts w:eastAsia="MS Mincho"/>
          <w:color w:val="000000"/>
          <w:sz w:val="28"/>
          <w:szCs w:val="28"/>
          <w:lang w:val="ru-RU" w:eastAsia="x-none" w:bidi="ar-SA"/>
        </w:rPr>
      </w:rPrChange>
    </w:rPr>
  </w:style>
  <w:style w:type="paragraph" w:customStyle="1" w:styleId="33">
    <w:name w:val="3_МАРКИР_СПИСОК_диплом"/>
    <w:basedOn w:val="20"/>
    <w:link w:val="34"/>
    <w:qFormat/>
    <w:rsid w:val="00665454"/>
    <w:pPr>
      <w:ind w:left="1701"/>
    </w:pPr>
  </w:style>
  <w:style w:type="character" w:customStyle="1" w:styleId="26">
    <w:name w:val="2_МАРКИР_СПИСОК_ДИПЛОМ Знак"/>
    <w:basedOn w:val="afff0"/>
    <w:link w:val="20"/>
    <w:rsid w:val="00891BFD"/>
    <w:rPr>
      <w:rFonts w:ascii="Times New Roman" w:hAnsi="Times New Roman"/>
      <w:color w:val="000000"/>
      <w:sz w:val="28"/>
      <w:szCs w:val="28"/>
      <w:lang w:eastAsia="x-none"/>
    </w:rPr>
  </w:style>
  <w:style w:type="paragraph" w:customStyle="1" w:styleId="a">
    <w:name w:val="ма"/>
    <w:basedOn w:val="af0"/>
    <w:autoRedefine/>
    <w:rsid w:val="00C34FB5"/>
    <w:pPr>
      <w:numPr>
        <w:numId w:val="25"/>
      </w:numPr>
    </w:pPr>
    <w:rPr>
      <w:color w:val="auto"/>
      <w:szCs w:val="24"/>
      <w:lang w:val="ru-RU" w:eastAsia="ru-RU"/>
    </w:rPr>
  </w:style>
  <w:style w:type="character" w:customStyle="1" w:styleId="34">
    <w:name w:val="3_МАРКИР_СПИСОК_диплом Знак"/>
    <w:basedOn w:val="26"/>
    <w:link w:val="33"/>
    <w:rsid w:val="00665454"/>
    <w:rPr>
      <w:rFonts w:ascii="Times New Roman" w:hAnsi="Times New Roman"/>
      <w:color w:val="000000"/>
      <w:sz w:val="28"/>
      <w:szCs w:val="28"/>
      <w:lang w:eastAsia="x-none"/>
    </w:rPr>
  </w:style>
  <w:style w:type="paragraph" w:customStyle="1" w:styleId="affff6">
    <w:name w:val="ПЗ_ОСНОВНОЙ ТЕКСТ"/>
    <w:basedOn w:val="ac"/>
    <w:next w:val="ac"/>
    <w:link w:val="affff7"/>
    <w:qFormat/>
    <w:rsid w:val="00C34FB5"/>
    <w:pPr>
      <w:ind w:firstLine="567"/>
    </w:pPr>
  </w:style>
  <w:style w:type="character" w:customStyle="1" w:styleId="affff7">
    <w:name w:val="ПЗ_ОСНОВНОЙ ТЕКСТ Знак"/>
    <w:link w:val="affff6"/>
    <w:rsid w:val="00C34FB5"/>
    <w:rPr>
      <w:rFonts w:ascii="Times New Roman" w:hAnsi="Times New Roman"/>
      <w:sz w:val="28"/>
      <w:szCs w:val="22"/>
    </w:rPr>
  </w:style>
  <w:style w:type="numbering" w:customStyle="1" w:styleId="a0">
    <w:name w:val="Первый уровень"/>
    <w:uiPriority w:val="99"/>
    <w:rsid w:val="00C34FB5"/>
    <w:pPr>
      <w:numPr>
        <w:numId w:val="26"/>
      </w:numPr>
    </w:pPr>
  </w:style>
  <w:style w:type="paragraph" w:customStyle="1" w:styleId="1">
    <w:name w:val="1й уровень"/>
    <w:next w:val="21"/>
    <w:qFormat/>
    <w:rsid w:val="00C34FB5"/>
    <w:pPr>
      <w:numPr>
        <w:numId w:val="27"/>
      </w:numPr>
      <w:spacing w:after="160" w:line="360" w:lineRule="auto"/>
      <w:ind w:left="360" w:hanging="360"/>
      <w:jc w:val="center"/>
    </w:pPr>
    <w:rPr>
      <w:rFonts w:ascii="Arial" w:eastAsia="Calibri" w:hAnsi="Arial"/>
      <w:sz w:val="32"/>
      <w:szCs w:val="22"/>
      <w:lang w:eastAsia="en-US"/>
    </w:rPr>
  </w:style>
  <w:style w:type="paragraph" w:customStyle="1" w:styleId="21">
    <w:name w:val="2й уровень"/>
    <w:next w:val="ac"/>
    <w:qFormat/>
    <w:rsid w:val="00C34FB5"/>
    <w:pPr>
      <w:numPr>
        <w:ilvl w:val="1"/>
        <w:numId w:val="27"/>
      </w:numPr>
      <w:tabs>
        <w:tab w:val="num" w:pos="1871"/>
      </w:tabs>
      <w:spacing w:after="160" w:line="360" w:lineRule="auto"/>
      <w:ind w:left="1854" w:hanging="720"/>
      <w:jc w:val="center"/>
    </w:pPr>
    <w:rPr>
      <w:rFonts w:ascii="Arial" w:eastAsia="Calibri" w:hAnsi="Arial"/>
      <w:sz w:val="28"/>
      <w:szCs w:val="22"/>
      <w:lang w:eastAsia="en-US"/>
    </w:rPr>
  </w:style>
  <w:style w:type="paragraph" w:customStyle="1" w:styleId="30">
    <w:name w:val="3й уровень"/>
    <w:next w:val="ac"/>
    <w:qFormat/>
    <w:rsid w:val="00C34FB5"/>
    <w:pPr>
      <w:numPr>
        <w:ilvl w:val="2"/>
        <w:numId w:val="27"/>
      </w:numPr>
      <w:spacing w:after="160" w:line="259" w:lineRule="auto"/>
      <w:ind w:left="2988" w:hanging="720"/>
      <w:jc w:val="center"/>
    </w:pPr>
    <w:rPr>
      <w:rFonts w:ascii="Arial" w:eastAsia="Calibri" w:hAnsi="Arial"/>
      <w:sz w:val="28"/>
      <w:szCs w:val="22"/>
      <w:lang w:eastAsia="en-US"/>
    </w:rPr>
  </w:style>
  <w:style w:type="paragraph" w:customStyle="1" w:styleId="4">
    <w:name w:val="4й уровень"/>
    <w:next w:val="ac"/>
    <w:qFormat/>
    <w:rsid w:val="00C34FB5"/>
    <w:pPr>
      <w:numPr>
        <w:ilvl w:val="3"/>
        <w:numId w:val="27"/>
      </w:numPr>
      <w:spacing w:after="160" w:line="259" w:lineRule="auto"/>
      <w:ind w:left="4482" w:hanging="1080"/>
      <w:jc w:val="center"/>
    </w:pPr>
    <w:rPr>
      <w:rFonts w:ascii="Arial" w:eastAsia="Calibri" w:hAnsi="Arial"/>
      <w:sz w:val="28"/>
      <w:szCs w:val="22"/>
      <w:lang w:eastAsia="en-US"/>
    </w:rPr>
  </w:style>
  <w:style w:type="character" w:customStyle="1" w:styleId="text-info">
    <w:name w:val="text-info"/>
    <w:rsid w:val="00C34FB5"/>
  </w:style>
  <w:style w:type="paragraph" w:customStyle="1" w:styleId="10">
    <w:name w:val="ПЗ_ТАБЛ_МАРК_СПИСОК_1"/>
    <w:basedOn w:val="ac"/>
    <w:link w:val="15"/>
    <w:qFormat/>
    <w:rsid w:val="00C34FB5"/>
    <w:pPr>
      <w:numPr>
        <w:numId w:val="28"/>
      </w:numPr>
      <w:tabs>
        <w:tab w:val="clear" w:pos="0"/>
        <w:tab w:val="num" w:pos="284"/>
      </w:tabs>
      <w:spacing w:line="240" w:lineRule="auto"/>
    </w:pPr>
    <w:rPr>
      <w:sz w:val="24"/>
    </w:rPr>
  </w:style>
  <w:style w:type="paragraph" w:customStyle="1" w:styleId="affff8">
    <w:name w:val="ПЗ_ТАБЛ_ТЕКСТ_ОБЫЧ"/>
    <w:basedOn w:val="affff6"/>
    <w:link w:val="affff9"/>
    <w:qFormat/>
    <w:rsid w:val="00B75CB4"/>
    <w:pPr>
      <w:spacing w:line="240" w:lineRule="auto"/>
      <w:ind w:firstLine="0"/>
      <w:jc w:val="left"/>
    </w:pPr>
    <w:rPr>
      <w:sz w:val="24"/>
      <w:szCs w:val="24"/>
    </w:rPr>
  </w:style>
  <w:style w:type="character" w:customStyle="1" w:styleId="15">
    <w:name w:val="ПЗ_ТАБЛ_МАРК_СПИСОК_1 Знак"/>
    <w:link w:val="10"/>
    <w:rsid w:val="00C34FB5"/>
    <w:rPr>
      <w:rFonts w:ascii="Times New Roman" w:hAnsi="Times New Roman"/>
      <w:sz w:val="24"/>
      <w:szCs w:val="22"/>
    </w:rPr>
  </w:style>
  <w:style w:type="character" w:customStyle="1" w:styleId="affff9">
    <w:name w:val="ПЗ_ТАБЛ_ТЕКСТ_ОБЫЧ Знак"/>
    <w:link w:val="affff8"/>
    <w:rsid w:val="00B75CB4"/>
    <w:rPr>
      <w:rFonts w:ascii="Times New Roman" w:hAnsi="Times New Roman"/>
      <w:sz w:val="24"/>
      <w:szCs w:val="24"/>
    </w:rPr>
  </w:style>
  <w:style w:type="paragraph" w:customStyle="1" w:styleId="affffa">
    <w:name w:val="Основной текст ГОСТ"/>
    <w:basedOn w:val="ac"/>
    <w:qFormat/>
    <w:rsid w:val="00FA3D8B"/>
    <w:pPr>
      <w:shd w:val="clear" w:color="auto" w:fill="FFFFFF"/>
      <w:ind w:firstLine="720"/>
    </w:pPr>
    <w:rPr>
      <w:color w:val="000000"/>
      <w:szCs w:val="28"/>
      <w:lang w:eastAsia="ja-JP"/>
    </w:rPr>
  </w:style>
  <w:style w:type="character" w:customStyle="1" w:styleId="41">
    <w:name w:val="Заголовок 4 Знак"/>
    <w:basedOn w:val="ad"/>
    <w:link w:val="40"/>
    <w:uiPriority w:val="9"/>
    <w:semiHidden/>
    <w:rsid w:val="00AC1C30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</w:rPr>
  </w:style>
  <w:style w:type="character" w:customStyle="1" w:styleId="50">
    <w:name w:val="Заголовок 5 Знак"/>
    <w:basedOn w:val="ad"/>
    <w:link w:val="5"/>
    <w:uiPriority w:val="9"/>
    <w:semiHidden/>
    <w:rsid w:val="00AC1C30"/>
    <w:rPr>
      <w:rFonts w:asciiTheme="majorHAnsi" w:eastAsiaTheme="majorEastAsia" w:hAnsiTheme="majorHAnsi" w:cstheme="majorBidi"/>
      <w:color w:val="1F4D78" w:themeColor="accent1" w:themeShade="7F"/>
      <w:sz w:val="28"/>
      <w:szCs w:val="22"/>
    </w:rPr>
  </w:style>
  <w:style w:type="character" w:customStyle="1" w:styleId="60">
    <w:name w:val="Заголовок 6 Знак"/>
    <w:basedOn w:val="ad"/>
    <w:link w:val="6"/>
    <w:uiPriority w:val="9"/>
    <w:semiHidden/>
    <w:rsid w:val="00AC1C30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</w:rPr>
  </w:style>
  <w:style w:type="character" w:customStyle="1" w:styleId="70">
    <w:name w:val="Заголовок 7 Знак"/>
    <w:basedOn w:val="ad"/>
    <w:link w:val="7"/>
    <w:uiPriority w:val="9"/>
    <w:semiHidden/>
    <w:rsid w:val="00AC1C30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</w:rPr>
  </w:style>
  <w:style w:type="character" w:customStyle="1" w:styleId="80">
    <w:name w:val="Заголовок 8 Знак"/>
    <w:basedOn w:val="ad"/>
    <w:link w:val="8"/>
    <w:uiPriority w:val="9"/>
    <w:semiHidden/>
    <w:rsid w:val="00AC1C3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d"/>
    <w:link w:val="9"/>
    <w:uiPriority w:val="9"/>
    <w:semiHidden/>
    <w:rsid w:val="00AC1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TitleL0">
    <w:name w:val="Title L0"/>
    <w:basedOn w:val="ac"/>
    <w:next w:val="TitleL1"/>
    <w:qFormat/>
    <w:rsid w:val="00AC1C30"/>
    <w:pPr>
      <w:pageBreakBefore/>
      <w:numPr>
        <w:numId w:val="42"/>
      </w:numPr>
      <w:spacing w:after="240"/>
      <w:ind w:left="0" w:firstLine="0"/>
      <w:jc w:val="center"/>
      <w:outlineLvl w:val="0"/>
    </w:pPr>
    <w:rPr>
      <w:rFonts w:ascii="Arial" w:eastAsiaTheme="minorHAnsi" w:hAnsi="Arial" w:cstheme="minorBidi"/>
      <w:caps/>
      <w:sz w:val="32"/>
    </w:rPr>
  </w:style>
  <w:style w:type="paragraph" w:customStyle="1" w:styleId="TitleL1">
    <w:name w:val="Title L1"/>
    <w:basedOn w:val="TitleL0"/>
    <w:next w:val="text"/>
    <w:qFormat/>
    <w:rsid w:val="00AC1C30"/>
    <w:pPr>
      <w:pageBreakBefore w:val="0"/>
      <w:numPr>
        <w:ilvl w:val="1"/>
      </w:numPr>
      <w:spacing w:before="240"/>
      <w:ind w:left="1712" w:hanging="578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"/>
    <w:qFormat/>
    <w:rsid w:val="00AC1C30"/>
    <w:pPr>
      <w:numPr>
        <w:ilvl w:val="2"/>
      </w:numPr>
      <w:ind w:left="1854"/>
      <w:outlineLvl w:val="2"/>
    </w:pPr>
  </w:style>
  <w:style w:type="paragraph" w:customStyle="1" w:styleId="L2">
    <w:name w:val="ТЗ L2"/>
    <w:basedOn w:val="TitleL2"/>
    <w:link w:val="L20"/>
    <w:qFormat/>
    <w:rsid w:val="00AC1C30"/>
    <w:pPr>
      <w:ind w:left="720"/>
    </w:pPr>
  </w:style>
  <w:style w:type="character" w:customStyle="1" w:styleId="L20">
    <w:name w:val="ТЗ L2 Знак"/>
    <w:basedOn w:val="ad"/>
    <w:link w:val="L2"/>
    <w:rsid w:val="00AC1C30"/>
    <w:rPr>
      <w:rFonts w:ascii="Arial" w:eastAsiaTheme="minorHAnsi" w:hAnsi="Arial" w:cstheme="minorBidi"/>
      <w:sz w:val="28"/>
      <w:szCs w:val="22"/>
    </w:rPr>
  </w:style>
  <w:style w:type="paragraph" w:customStyle="1" w:styleId="affffb">
    <w:name w:val="формулы"/>
    <w:basedOn w:val="ac"/>
    <w:link w:val="affffc"/>
    <w:qFormat/>
    <w:rsid w:val="003A36A6"/>
    <w:pPr>
      <w:jc w:val="center"/>
    </w:pPr>
    <w:rPr>
      <w:rFonts w:asciiTheme="minorHAnsi" w:eastAsia="Calibri" w:hAnsiTheme="minorHAnsi"/>
      <w:i/>
      <w:spacing w:val="2"/>
      <w:szCs w:val="28"/>
      <w:shd w:val="clear" w:color="auto" w:fill="FAFAFA"/>
    </w:rPr>
  </w:style>
  <w:style w:type="character" w:customStyle="1" w:styleId="affffc">
    <w:name w:val="формулы Знак"/>
    <w:basedOn w:val="ad"/>
    <w:link w:val="affffb"/>
    <w:rsid w:val="003A36A6"/>
    <w:rPr>
      <w:rFonts w:asciiTheme="minorHAnsi" w:eastAsia="Calibri" w:hAnsiTheme="minorHAnsi"/>
      <w:i/>
      <w:spacing w:val="2"/>
      <w:sz w:val="28"/>
      <w:szCs w:val="28"/>
    </w:rPr>
  </w:style>
  <w:style w:type="table" w:customStyle="1" w:styleId="16">
    <w:name w:val="Сетка таблицы светлая1"/>
    <w:basedOn w:val="ae"/>
    <w:uiPriority w:val="40"/>
    <w:rsid w:val="001509BE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2">
    <w:name w:val="Заголовок подраздела 2 ГОСТ"/>
    <w:next w:val="affffa"/>
    <w:link w:val="27"/>
    <w:qFormat/>
    <w:rsid w:val="001509BE"/>
    <w:pPr>
      <w:numPr>
        <w:ilvl w:val="1"/>
        <w:numId w:val="54"/>
      </w:numPr>
      <w:spacing w:before="240" w:after="240" w:line="360" w:lineRule="auto"/>
    </w:pPr>
    <w:rPr>
      <w:rFonts w:ascii="Arial" w:eastAsiaTheme="majorEastAsia" w:hAnsi="Arial" w:cstheme="majorBidi"/>
      <w:bCs/>
      <w:color w:val="000000" w:themeColor="text1"/>
      <w:sz w:val="28"/>
      <w:szCs w:val="28"/>
      <w:lang w:eastAsia="en-US"/>
    </w:rPr>
  </w:style>
  <w:style w:type="character" w:styleId="affffd">
    <w:name w:val="page number"/>
    <w:basedOn w:val="ad"/>
    <w:uiPriority w:val="99"/>
    <w:semiHidden/>
    <w:unhideWhenUsed/>
    <w:rsid w:val="001509BE"/>
  </w:style>
  <w:style w:type="paragraph" w:customStyle="1" w:styleId="affffe">
    <w:name w:val="ОСНОВНОЙ ТЕКСТ"/>
    <w:basedOn w:val="ac"/>
    <w:next w:val="ac"/>
    <w:link w:val="afffff"/>
    <w:qFormat/>
    <w:rsid w:val="001509BE"/>
    <w:pPr>
      <w:ind w:firstLine="567"/>
      <w:contextualSpacing w:val="0"/>
    </w:pPr>
    <w:rPr>
      <w:rFonts w:eastAsia="Times New Roman"/>
      <w:lang w:eastAsia="ja-JP"/>
    </w:rPr>
  </w:style>
  <w:style w:type="character" w:customStyle="1" w:styleId="afffff">
    <w:name w:val="ОСНОВНОЙ ТЕКСТ Знак"/>
    <w:link w:val="affffe"/>
    <w:rsid w:val="001509BE"/>
    <w:rPr>
      <w:rFonts w:ascii="Times New Roman" w:eastAsia="Times New Roman" w:hAnsi="Times New Roman"/>
      <w:sz w:val="28"/>
      <w:szCs w:val="22"/>
      <w:lang w:eastAsia="ja-JP"/>
    </w:rPr>
  </w:style>
  <w:style w:type="character" w:customStyle="1" w:styleId="27">
    <w:name w:val="Заголовок подраздела 2 ГОСТ Знак"/>
    <w:link w:val="2"/>
    <w:rsid w:val="001509BE"/>
    <w:rPr>
      <w:rFonts w:ascii="Arial" w:eastAsiaTheme="majorEastAsia" w:hAnsi="Arial" w:cstheme="majorBidi"/>
      <w:bCs/>
      <w:color w:val="000000" w:themeColor="text1"/>
      <w:sz w:val="28"/>
      <w:szCs w:val="28"/>
      <w:lang w:eastAsia="en-US"/>
    </w:rPr>
  </w:style>
  <w:style w:type="paragraph" w:customStyle="1" w:styleId="afffff0">
    <w:name w:val="ЗАГОЛ АНДРЕЙ"/>
    <w:basedOn w:val="22"/>
    <w:qFormat/>
    <w:rsid w:val="001509BE"/>
    <w:pPr>
      <w:keepNext/>
      <w:widowControl w:val="0"/>
      <w:tabs>
        <w:tab w:val="left" w:pos="1134"/>
        <w:tab w:val="left" w:pos="4536"/>
      </w:tabs>
      <w:suppressAutoHyphens/>
      <w:spacing w:before="240" w:beforeAutospacing="0" w:after="240" w:afterAutospacing="0" w:line="360" w:lineRule="auto"/>
      <w:ind w:firstLine="567"/>
      <w:contextualSpacing w:val="0"/>
      <w:jc w:val="center"/>
    </w:pPr>
    <w:rPr>
      <w:rFonts w:ascii="Arial" w:eastAsia="SimSun" w:hAnsi="Arial" w:cs="Arial"/>
      <w:b w:val="0"/>
      <w:bCs w:val="0"/>
      <w:iCs/>
      <w:kern w:val="1"/>
      <w:sz w:val="32"/>
      <w:szCs w:val="32"/>
      <w:lang w:val="ru-RU" w:eastAsia="hi-IN" w:bidi="hi-IN"/>
    </w:rPr>
  </w:style>
  <w:style w:type="paragraph" w:customStyle="1" w:styleId="a9">
    <w:name w:val="нумерация"/>
    <w:basedOn w:val="ac"/>
    <w:link w:val="afffff1"/>
    <w:qFormat/>
    <w:rsid w:val="001509BE"/>
    <w:pPr>
      <w:numPr>
        <w:numId w:val="55"/>
      </w:numPr>
      <w:tabs>
        <w:tab w:val="left" w:pos="0"/>
      </w:tabs>
      <w:contextualSpacing w:val="0"/>
    </w:pPr>
    <w:rPr>
      <w:rFonts w:eastAsia="Times New Roman"/>
      <w:szCs w:val="28"/>
      <w:lang w:eastAsia="ja-JP"/>
    </w:rPr>
  </w:style>
  <w:style w:type="character" w:customStyle="1" w:styleId="afffff1">
    <w:name w:val="нумерация Знак"/>
    <w:link w:val="a9"/>
    <w:rsid w:val="001509BE"/>
    <w:rPr>
      <w:rFonts w:ascii="Times New Roman" w:eastAsia="Times New Roman" w:hAnsi="Times New Roman"/>
      <w:sz w:val="28"/>
      <w:szCs w:val="28"/>
      <w:lang w:eastAsia="ja-JP"/>
    </w:rPr>
  </w:style>
  <w:style w:type="paragraph" w:customStyle="1" w:styleId="afffff2">
    <w:name w:val="Формула"/>
    <w:basedOn w:val="ac"/>
    <w:link w:val="afffff3"/>
    <w:qFormat/>
    <w:rsid w:val="001509BE"/>
    <w:pPr>
      <w:tabs>
        <w:tab w:val="left" w:pos="7230"/>
        <w:tab w:val="left" w:pos="7686"/>
        <w:tab w:val="left" w:pos="8080"/>
        <w:tab w:val="left" w:pos="8222"/>
        <w:tab w:val="left" w:pos="8789"/>
      </w:tabs>
      <w:ind w:firstLine="2835"/>
      <w:jc w:val="center"/>
    </w:pPr>
    <w:rPr>
      <w:rFonts w:eastAsia="Times New Roman"/>
      <w:color w:val="000000"/>
      <w:sz w:val="24"/>
      <w:szCs w:val="28"/>
      <w:lang w:eastAsia="ar-SA"/>
    </w:rPr>
  </w:style>
  <w:style w:type="character" w:customStyle="1" w:styleId="afffff3">
    <w:name w:val="Формула Знак"/>
    <w:link w:val="afffff2"/>
    <w:rsid w:val="001509BE"/>
    <w:rPr>
      <w:rFonts w:ascii="Times New Roman" w:eastAsia="Times New Roman" w:hAnsi="Times New Roman"/>
      <w:color w:val="000000"/>
      <w:sz w:val="24"/>
      <w:szCs w:val="28"/>
      <w:lang w:eastAsia="ar-SA"/>
    </w:rPr>
  </w:style>
  <w:style w:type="paragraph" w:customStyle="1" w:styleId="3">
    <w:name w:val="ЗАГОЛОВОК 3"/>
    <w:basedOn w:val="2"/>
    <w:link w:val="35"/>
    <w:qFormat/>
    <w:rsid w:val="001509BE"/>
    <w:pPr>
      <w:numPr>
        <w:ilvl w:val="2"/>
      </w:numPr>
    </w:pPr>
    <w:rPr>
      <w:rFonts w:eastAsia="Calibri"/>
    </w:rPr>
  </w:style>
  <w:style w:type="character" w:customStyle="1" w:styleId="35">
    <w:name w:val="ЗАГОЛОВОК 3 Знак"/>
    <w:basedOn w:val="27"/>
    <w:link w:val="3"/>
    <w:rsid w:val="001509BE"/>
    <w:rPr>
      <w:rFonts w:ascii="Arial" w:eastAsia="Calibri" w:hAnsi="Arial" w:cstheme="majorBidi"/>
      <w:bCs/>
      <w:color w:val="000000" w:themeColor="text1"/>
      <w:sz w:val="28"/>
      <w:szCs w:val="28"/>
      <w:lang w:eastAsia="en-US"/>
    </w:rPr>
  </w:style>
  <w:style w:type="paragraph" w:customStyle="1" w:styleId="afffff4">
    <w:name w:val="ОСНОВНОЙ СТИЛЬ ТЕКСТА"/>
    <w:basedOn w:val="ac"/>
    <w:link w:val="afffff5"/>
    <w:autoRedefine/>
    <w:qFormat/>
    <w:rsid w:val="001509BE"/>
    <w:pPr>
      <w:tabs>
        <w:tab w:val="left" w:pos="4678"/>
        <w:tab w:val="left" w:pos="8505"/>
      </w:tabs>
      <w:contextualSpacing w:val="0"/>
      <w:jc w:val="center"/>
    </w:pPr>
    <w:rPr>
      <w:rFonts w:eastAsiaTheme="minorEastAsia"/>
      <w:i/>
      <w:color w:val="000000"/>
      <w:sz w:val="24"/>
      <w:szCs w:val="24"/>
    </w:rPr>
  </w:style>
  <w:style w:type="paragraph" w:customStyle="1" w:styleId="-">
    <w:name w:val="Н-СПИСОК"/>
    <w:basedOn w:val="ac"/>
    <w:link w:val="-0"/>
    <w:autoRedefine/>
    <w:qFormat/>
    <w:rsid w:val="001509BE"/>
    <w:pPr>
      <w:numPr>
        <w:numId w:val="58"/>
      </w:numPr>
      <w:jc w:val="left"/>
    </w:pPr>
    <w:rPr>
      <w:rFonts w:eastAsia="Times New Roman"/>
      <w:color w:val="000000"/>
    </w:rPr>
  </w:style>
  <w:style w:type="character" w:customStyle="1" w:styleId="afffff5">
    <w:name w:val="ОСНОВНОЙ СТИЛЬ ТЕКСТА Знак"/>
    <w:basedOn w:val="ad"/>
    <w:link w:val="afffff4"/>
    <w:rsid w:val="001509BE"/>
    <w:rPr>
      <w:rFonts w:ascii="Times New Roman" w:eastAsiaTheme="minorEastAsia" w:hAnsi="Times New Roman"/>
      <w:i/>
      <w:color w:val="000000"/>
      <w:sz w:val="24"/>
      <w:szCs w:val="24"/>
    </w:rPr>
  </w:style>
  <w:style w:type="character" w:customStyle="1" w:styleId="-0">
    <w:name w:val="Н-СПИСОК Знак"/>
    <w:basedOn w:val="ad"/>
    <w:link w:val="-"/>
    <w:rsid w:val="001509BE"/>
    <w:rPr>
      <w:rFonts w:ascii="Times New Roman" w:eastAsia="Times New Roman" w:hAnsi="Times New Roman"/>
      <w:color w:val="000000"/>
      <w:sz w:val="28"/>
      <w:szCs w:val="22"/>
    </w:rPr>
  </w:style>
  <w:style w:type="paragraph" w:customStyle="1" w:styleId="-1">
    <w:name w:val="П-ЗАГОЛОВОК1"/>
    <w:basedOn w:val="ac"/>
    <w:next w:val="afff3"/>
    <w:autoRedefine/>
    <w:rsid w:val="001509BE"/>
    <w:pPr>
      <w:numPr>
        <w:numId w:val="57"/>
      </w:numPr>
      <w:spacing w:after="240"/>
      <w:ind w:left="709" w:hanging="709"/>
      <w:contextualSpacing w:val="0"/>
      <w:jc w:val="center"/>
    </w:pPr>
    <w:rPr>
      <w:rFonts w:ascii="Arial" w:eastAsia="Times New Roman" w:hAnsi="Arial"/>
      <w:caps/>
      <w:color w:val="000000"/>
      <w:sz w:val="32"/>
    </w:rPr>
  </w:style>
  <w:style w:type="paragraph" w:customStyle="1" w:styleId="a1">
    <w:name w:val="П_ПОДЗАГОЛОВОК"/>
    <w:next w:val="afff3"/>
    <w:link w:val="afffff6"/>
    <w:autoRedefine/>
    <w:rsid w:val="001509BE"/>
    <w:pPr>
      <w:numPr>
        <w:ilvl w:val="1"/>
        <w:numId w:val="57"/>
      </w:numPr>
      <w:spacing w:before="240" w:after="240" w:line="360" w:lineRule="auto"/>
      <w:ind w:left="567" w:firstLine="567"/>
      <w:jc w:val="both"/>
    </w:pPr>
    <w:rPr>
      <w:rFonts w:ascii="Arial" w:eastAsia="Arial" w:hAnsi="Arial" w:cs="Arial"/>
      <w:color w:val="000000"/>
      <w:sz w:val="28"/>
      <w:szCs w:val="22"/>
    </w:rPr>
  </w:style>
  <w:style w:type="paragraph" w:customStyle="1" w:styleId="a2">
    <w:name w:val="П_П_ПОДЗАГОЛОВОК"/>
    <w:basedOn w:val="a1"/>
    <w:autoRedefine/>
    <w:rsid w:val="001509BE"/>
    <w:pPr>
      <w:numPr>
        <w:ilvl w:val="2"/>
      </w:numPr>
      <w:ind w:left="567" w:firstLine="567"/>
    </w:pPr>
  </w:style>
  <w:style w:type="character" w:customStyle="1" w:styleId="afffff6">
    <w:name w:val="П_ПОДЗАГОЛОВОК Знак"/>
    <w:basedOn w:val="ad"/>
    <w:link w:val="a1"/>
    <w:rsid w:val="001509BE"/>
    <w:rPr>
      <w:rFonts w:ascii="Arial" w:eastAsia="Arial" w:hAnsi="Arial" w:cs="Arial"/>
      <w:color w:val="000000"/>
      <w:sz w:val="28"/>
      <w:szCs w:val="22"/>
    </w:rPr>
  </w:style>
  <w:style w:type="paragraph" w:customStyle="1" w:styleId="afffff7">
    <w:name w:val="ТАБЛИЦЫ_НОМЕР"/>
    <w:basedOn w:val="afe"/>
    <w:link w:val="afffff8"/>
    <w:qFormat/>
    <w:rsid w:val="001509BE"/>
    <w:pPr>
      <w:jc w:val="right"/>
    </w:pPr>
    <w:rPr>
      <w:rFonts w:eastAsia="Times New Roman"/>
      <w:szCs w:val="24"/>
    </w:rPr>
  </w:style>
  <w:style w:type="paragraph" w:customStyle="1" w:styleId="afffff9">
    <w:name w:val="ТАБЛИЦЫ_ПОДПИСЬ"/>
    <w:basedOn w:val="ac"/>
    <w:link w:val="afffffa"/>
    <w:qFormat/>
    <w:rsid w:val="001509BE"/>
    <w:pPr>
      <w:contextualSpacing w:val="0"/>
      <w:jc w:val="center"/>
    </w:pPr>
    <w:rPr>
      <w:rFonts w:eastAsia="Arial"/>
      <w:kern w:val="1"/>
      <w:szCs w:val="28"/>
      <w:lang w:eastAsia="ar-SA"/>
    </w:rPr>
  </w:style>
  <w:style w:type="character" w:customStyle="1" w:styleId="afffff8">
    <w:name w:val="ТАБЛИЦЫ_НОМЕР Знак"/>
    <w:basedOn w:val="ad"/>
    <w:link w:val="afffff7"/>
    <w:rsid w:val="001509BE"/>
    <w:rPr>
      <w:rFonts w:ascii="Times New Roman" w:eastAsia="Times New Roman" w:hAnsi="Times New Roman"/>
      <w:sz w:val="28"/>
      <w:szCs w:val="24"/>
    </w:rPr>
  </w:style>
  <w:style w:type="character" w:customStyle="1" w:styleId="afffffa">
    <w:name w:val="ТАБЛИЦЫ_ПОДПИСЬ Знак"/>
    <w:basedOn w:val="ad"/>
    <w:link w:val="afffff9"/>
    <w:rsid w:val="001509BE"/>
    <w:rPr>
      <w:rFonts w:ascii="Times New Roman" w:eastAsia="Arial" w:hAnsi="Times New Roman"/>
      <w:kern w:val="1"/>
      <w:sz w:val="28"/>
      <w:szCs w:val="28"/>
      <w:lang w:eastAsia="ar-SA"/>
    </w:rPr>
  </w:style>
  <w:style w:type="paragraph" w:customStyle="1" w:styleId="210">
    <w:name w:val="Оглавление 2.1"/>
    <w:basedOn w:val="24"/>
    <w:next w:val="24"/>
    <w:autoRedefine/>
    <w:qFormat/>
    <w:rsid w:val="00DD3ED8"/>
    <w:pPr>
      <w:numPr>
        <w:numId w:val="60"/>
      </w:numPr>
      <w:tabs>
        <w:tab w:val="clear" w:pos="9628"/>
        <w:tab w:val="left" w:pos="540"/>
        <w:tab w:val="left" w:pos="1418"/>
        <w:tab w:val="right" w:leader="dot" w:pos="9622"/>
      </w:tabs>
      <w:ind w:left="600"/>
      <w:contextualSpacing w:val="0"/>
    </w:pPr>
    <w:rPr>
      <w:noProof/>
      <w:sz w:val="28"/>
      <w:szCs w:val="28"/>
    </w:rPr>
  </w:style>
  <w:style w:type="paragraph" w:customStyle="1" w:styleId="36">
    <w:name w:val="ПОДЗАГ3"/>
    <w:basedOn w:val="a8"/>
    <w:link w:val="37"/>
    <w:qFormat/>
    <w:rsid w:val="009D72B1"/>
  </w:style>
  <w:style w:type="paragraph" w:customStyle="1" w:styleId="afffffb">
    <w:name w:val="ПЗ_НУМЕРОВАНЫЙ СПИСОК"/>
    <w:basedOn w:val="a5"/>
    <w:link w:val="afffffc"/>
    <w:qFormat/>
    <w:rsid w:val="004968C3"/>
    <w:pPr>
      <w:numPr>
        <w:numId w:val="0"/>
      </w:numPr>
      <w:ind w:left="1134" w:hanging="567"/>
    </w:pPr>
    <w:rPr>
      <w:rFonts w:eastAsia="Times New Roman"/>
      <w:szCs w:val="28"/>
    </w:rPr>
  </w:style>
  <w:style w:type="character" w:customStyle="1" w:styleId="37">
    <w:name w:val="ПОДЗАГ3 Знак"/>
    <w:basedOn w:val="af6"/>
    <w:link w:val="36"/>
    <w:rsid w:val="009D72B1"/>
    <w:rPr>
      <w:rFonts w:ascii="Arial" w:hAnsi="Arial"/>
      <w:sz w:val="28"/>
      <w:szCs w:val="28"/>
      <w:lang w:eastAsia="x-none"/>
    </w:rPr>
  </w:style>
  <w:style w:type="character" w:customStyle="1" w:styleId="afffffc">
    <w:name w:val="ПЗ_НУМЕРОВАНЫЙ СПИСОК Знак"/>
    <w:link w:val="afffffb"/>
    <w:rsid w:val="004968C3"/>
    <w:rPr>
      <w:rFonts w:ascii="Times New Roman" w:eastAsia="Times New Roman" w:hAnsi="Times New Roman"/>
      <w:sz w:val="28"/>
      <w:szCs w:val="28"/>
    </w:rPr>
  </w:style>
  <w:style w:type="paragraph" w:styleId="a5">
    <w:name w:val="List Number"/>
    <w:basedOn w:val="ac"/>
    <w:uiPriority w:val="99"/>
    <w:semiHidden/>
    <w:unhideWhenUsed/>
    <w:rsid w:val="004968C3"/>
    <w:pPr>
      <w:numPr>
        <w:numId w:val="7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4.xml"/><Relationship Id="rId21" Type="http://schemas.openxmlformats.org/officeDocument/2006/relationships/footer" Target="footer5.xm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footer" Target="footer16.xml"/><Relationship Id="rId16" Type="http://schemas.microsoft.com/office/2011/relationships/commentsExtended" Target="commentsExtended.xml"/><Relationship Id="rId11" Type="http://schemas.openxmlformats.org/officeDocument/2006/relationships/hyperlink" Target="https://d.docs.live.net/ad5cd5594b72f5b1/&#1059;&#1095;&#1077;&#1073;&#1072;%207%20&#1089;&#1077;&#1084;&#1077;&#1089;&#1090;&#1088;/THE%20DIPLOM/&#1055;&#1047;/&#1087;&#1079;.docx" TargetMode="External"/><Relationship Id="rId32" Type="http://schemas.openxmlformats.org/officeDocument/2006/relationships/image" Target="media/image4.png"/><Relationship Id="rId37" Type="http://schemas.openxmlformats.org/officeDocument/2006/relationships/footer" Target="footer9.xml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5" Type="http://schemas.openxmlformats.org/officeDocument/2006/relationships/webSettings" Target="webSettings.xml"/><Relationship Id="rId19" Type="http://schemas.openxmlformats.org/officeDocument/2006/relationships/footer" Target="footer4.xml"/><Relationship Id="rId14" Type="http://schemas.openxmlformats.org/officeDocument/2006/relationships/chart" Target="charts/chart2.xml"/><Relationship Id="rId22" Type="http://schemas.openxmlformats.org/officeDocument/2006/relationships/footer" Target="footer6.xml"/><Relationship Id="rId27" Type="http://schemas.openxmlformats.org/officeDocument/2006/relationships/hyperlink" Target="https://habrahabr.ru/post/188130/" TargetMode="External"/><Relationship Id="rId30" Type="http://schemas.openxmlformats.org/officeDocument/2006/relationships/hyperlink" Target="https://developers.google.com/cloud-messaging/" TargetMode="External"/><Relationship Id="rId35" Type="http://schemas.openxmlformats.org/officeDocument/2006/relationships/header" Target="header2.xm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77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15.png"/><Relationship Id="rId72" Type="http://schemas.openxmlformats.org/officeDocument/2006/relationships/image" Target="media/image34.png"/><Relationship Id="rId80" Type="http://schemas.openxmlformats.org/officeDocument/2006/relationships/image" Target="media/image4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hyperlink" Target="http://www.audit-it.ru/terms/accounting/amortization.html" TargetMode="External"/><Relationship Id="rId33" Type="http://schemas.openxmlformats.org/officeDocument/2006/relationships/image" Target="media/image5.png"/><Relationship Id="rId38" Type="http://schemas.openxmlformats.org/officeDocument/2006/relationships/header" Target="header3.xml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image" Target="media/image29.png"/><Relationship Id="rId20" Type="http://schemas.openxmlformats.org/officeDocument/2006/relationships/image" Target="media/image2.png"/><Relationship Id="rId41" Type="http://schemas.openxmlformats.org/officeDocument/2006/relationships/footer" Target="footer12.xml"/><Relationship Id="rId54" Type="http://schemas.openxmlformats.org/officeDocument/2006/relationships/image" Target="media/image18.png"/><Relationship Id="rId62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83" Type="http://schemas.openxmlformats.org/officeDocument/2006/relationships/footer" Target="foot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footer" Target="footer7.xml"/><Relationship Id="rId28" Type="http://schemas.openxmlformats.org/officeDocument/2006/relationships/hyperlink" Target="http://www.smartinsights.com/mobile-marketing/mobile-marketing-analytics/mobile-marketing-statistics/" TargetMode="External"/><Relationship Id="rId36" Type="http://schemas.openxmlformats.org/officeDocument/2006/relationships/footer" Target="footer8.xm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" Type="http://schemas.openxmlformats.org/officeDocument/2006/relationships/hyperlink" Target="https://d.docs.live.net/ad5cd5594b72f5b1/&#1059;&#1095;&#1077;&#1073;&#1072;%207%20&#1089;&#1077;&#1084;&#1077;&#1089;&#1090;&#1088;/THE%20DIPLOM/&#1055;&#1047;/&#1087;&#1079;.docx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footer" Target="footer13.xml"/><Relationship Id="rId65" Type="http://schemas.openxmlformats.org/officeDocument/2006/relationships/image" Target="media/image27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d.docs.live.net/ad5cd5594b72f5b1/&#1059;&#1095;&#1077;&#1073;&#1072;%207%20&#1089;&#1077;&#1084;&#1077;&#1089;&#1090;&#1088;/THE%20DIPLOM/&#1055;&#1047;/&#1087;&#1079;.docx" TargetMode="External"/><Relationship Id="rId13" Type="http://schemas.openxmlformats.org/officeDocument/2006/relationships/chart" Target="charts/chart1.xml"/><Relationship Id="rId18" Type="http://schemas.openxmlformats.org/officeDocument/2006/relationships/footer" Target="footer3.xml"/><Relationship Id="rId39" Type="http://schemas.openxmlformats.org/officeDocument/2006/relationships/footer" Target="footer10.xml"/><Relationship Id="rId34" Type="http://schemas.openxmlformats.org/officeDocument/2006/relationships/header" Target="header1.xm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2" Type="http://schemas.openxmlformats.org/officeDocument/2006/relationships/numbering" Target="numbering.xml"/><Relationship Id="rId29" Type="http://schemas.openxmlformats.org/officeDocument/2006/relationships/hyperlink" Target="http://marketingland.com/data-show-dramatic-shifts-in-mobile-operating-system-share-over-time-158794" TargetMode="External"/><Relationship Id="rId24" Type="http://schemas.openxmlformats.org/officeDocument/2006/relationships/chart" Target="charts/chart3.xml"/><Relationship Id="rId40" Type="http://schemas.openxmlformats.org/officeDocument/2006/relationships/footer" Target="footer11.xml"/><Relationship Id="rId45" Type="http://schemas.openxmlformats.org/officeDocument/2006/relationships/image" Target="media/image9.png"/><Relationship Id="rId66" Type="http://schemas.openxmlformats.org/officeDocument/2006/relationships/image" Target="media/image28.png"/><Relationship Id="rId87" Type="http://schemas.openxmlformats.org/officeDocument/2006/relationships/theme" Target="theme/theme1.xml"/><Relationship Id="rId61" Type="http://schemas.openxmlformats.org/officeDocument/2006/relationships/footer" Target="footer14.xml"/><Relationship Id="rId82" Type="http://schemas.openxmlformats.org/officeDocument/2006/relationships/image" Target="media/image4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&#1050;&#1085;&#1080;&#1075;&#1072;1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Download\giant%20(1).xlsx" TargetMode="External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Shoomka\Desktop\&#1050;&#1085;&#1080;&#1075;&#1072;1.xlsx" TargetMode="External"/><Relationship Id="rId1" Type="http://schemas.openxmlformats.org/officeDocument/2006/relationships/themeOverride" Target="../theme/themeOverrid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Количество</a:t>
            </a:r>
            <a:r>
              <a:rPr lang="ru-RU" baseline="0"/>
              <a:t> пользователей систем (в миллионах)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Лист1!$B$34</c:f>
              <c:strCache>
                <c:ptCount val="1"/>
                <c:pt idx="0">
                  <c:v>Настольные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Лист1!$A$35:$A$43</c:f>
              <c:numCache>
                <c:formatCode>General</c:formatCode>
                <c:ptCount val="9"/>
                <c:pt idx="0">
                  <c:v>2007</c:v>
                </c:pt>
                <c:pt idx="1">
                  <c:v>2008</c:v>
                </c:pt>
                <c:pt idx="2">
                  <c:v>2009</c:v>
                </c:pt>
                <c:pt idx="3">
                  <c:v>2010</c:v>
                </c:pt>
                <c:pt idx="4">
                  <c:v>2011</c:v>
                </c:pt>
                <c:pt idx="5">
                  <c:v>2012</c:v>
                </c:pt>
                <c:pt idx="6">
                  <c:v>2013</c:v>
                </c:pt>
                <c:pt idx="7">
                  <c:v>2014</c:v>
                </c:pt>
                <c:pt idx="8">
                  <c:v>2015</c:v>
                </c:pt>
              </c:numCache>
            </c:numRef>
          </c:cat>
          <c:val>
            <c:numRef>
              <c:f>Лист1!$B$35:$B$43</c:f>
              <c:numCache>
                <c:formatCode>General</c:formatCode>
                <c:ptCount val="9"/>
                <c:pt idx="0">
                  <c:v>1100</c:v>
                </c:pt>
                <c:pt idx="1">
                  <c:v>1200</c:v>
                </c:pt>
                <c:pt idx="2">
                  <c:v>1300</c:v>
                </c:pt>
                <c:pt idx="3">
                  <c:v>1400</c:v>
                </c:pt>
                <c:pt idx="4">
                  <c:v>1450</c:v>
                </c:pt>
                <c:pt idx="5">
                  <c:v>1500</c:v>
                </c:pt>
                <c:pt idx="6">
                  <c:v>1550</c:v>
                </c:pt>
                <c:pt idx="7">
                  <c:v>1600</c:v>
                </c:pt>
                <c:pt idx="8">
                  <c:v>1750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0E-4A78-A923-83D7D851FAFE}"/>
            </c:ext>
          </c:extLst>
        </c:ser>
        <c:ser>
          <c:idx val="1"/>
          <c:order val="1"/>
          <c:tx>
            <c:strRef>
              <c:f>Лист1!$C$34</c:f>
              <c:strCache>
                <c:ptCount val="1"/>
                <c:pt idx="0">
                  <c:v>Мобильные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Лист1!$A$35:$A$43</c:f>
              <c:numCache>
                <c:formatCode>General</c:formatCode>
                <c:ptCount val="9"/>
                <c:pt idx="0">
                  <c:v>2007</c:v>
                </c:pt>
                <c:pt idx="1">
                  <c:v>2008</c:v>
                </c:pt>
                <c:pt idx="2">
                  <c:v>2009</c:v>
                </c:pt>
                <c:pt idx="3">
                  <c:v>2010</c:v>
                </c:pt>
                <c:pt idx="4">
                  <c:v>2011</c:v>
                </c:pt>
                <c:pt idx="5">
                  <c:v>2012</c:v>
                </c:pt>
                <c:pt idx="6">
                  <c:v>2013</c:v>
                </c:pt>
                <c:pt idx="7">
                  <c:v>2014</c:v>
                </c:pt>
                <c:pt idx="8">
                  <c:v>2015</c:v>
                </c:pt>
              </c:numCache>
            </c:numRef>
          </c:cat>
          <c:val>
            <c:numRef>
              <c:f>Лист1!$C$35:$C$43</c:f>
              <c:numCache>
                <c:formatCode>General</c:formatCode>
                <c:ptCount val="9"/>
                <c:pt idx="0">
                  <c:v>400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1000</c:v>
                </c:pt>
                <c:pt idx="5">
                  <c:v>1225</c:v>
                </c:pt>
                <c:pt idx="6">
                  <c:v>1450</c:v>
                </c:pt>
                <c:pt idx="7">
                  <c:v>1600</c:v>
                </c:pt>
                <c:pt idx="8">
                  <c:v>1900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B0E-4A78-A923-83D7D851FA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9695064"/>
        <c:axId val="399696632"/>
      </c:lineChart>
      <c:catAx>
        <c:axId val="399695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9696632"/>
        <c:crosses val="autoZero"/>
        <c:auto val="1"/>
        <c:lblAlgn val="ctr"/>
        <c:lblOffset val="100"/>
        <c:noMultiLvlLbl val="0"/>
      </c:catAx>
      <c:valAx>
        <c:axId val="399696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9695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Статистика использования мобильных</a:t>
            </a:r>
            <a:r>
              <a:rPr lang="ru-RU" baseline="0"/>
              <a:t> ОС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Февраль 2013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Лист1!$B$1:$F$1</c:f>
              <c:strCache>
                <c:ptCount val="5"/>
                <c:pt idx="0">
                  <c:v>Google/Android</c:v>
                </c:pt>
                <c:pt idx="1">
                  <c:v>Apple/iOS</c:v>
                </c:pt>
                <c:pt idx="2">
                  <c:v>Microsoft</c:v>
                </c:pt>
                <c:pt idx="3">
                  <c:v>BlackBerry</c:v>
                </c:pt>
                <c:pt idx="4">
                  <c:v>Symbian</c:v>
                </c:pt>
              </c:strCache>
            </c:strRef>
          </c:cat>
          <c:val>
            <c:numRef>
              <c:f>Лист1!$B$2:$F$2</c:f>
              <c:numCache>
                <c:formatCode>0.00%</c:formatCode>
                <c:ptCount val="5"/>
                <c:pt idx="0">
                  <c:v>0.52</c:v>
                </c:pt>
                <c:pt idx="1">
                  <c:v>0.37</c:v>
                </c:pt>
                <c:pt idx="2">
                  <c:v>3.9E-2</c:v>
                </c:pt>
                <c:pt idx="3">
                  <c:v>6.2E-2</c:v>
                </c:pt>
                <c:pt idx="4">
                  <c:v>5.0000000000000001E-3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EE-4736-B591-FFEDD3596C52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Февраль 2014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Лист1!$B$1:$F$1</c:f>
              <c:strCache>
                <c:ptCount val="5"/>
                <c:pt idx="0">
                  <c:v>Google/Android</c:v>
                </c:pt>
                <c:pt idx="1">
                  <c:v>Apple/iOS</c:v>
                </c:pt>
                <c:pt idx="2">
                  <c:v>Microsoft</c:v>
                </c:pt>
                <c:pt idx="3">
                  <c:v>BlackBerry</c:v>
                </c:pt>
                <c:pt idx="4">
                  <c:v>Symbian</c:v>
                </c:pt>
              </c:strCache>
            </c:strRef>
          </c:cat>
          <c:val>
            <c:numRef>
              <c:f>Лист1!$B$3:$F$3</c:f>
              <c:numCache>
                <c:formatCode>0.00%</c:formatCode>
                <c:ptCount val="5"/>
                <c:pt idx="0">
                  <c:v>0.53</c:v>
                </c:pt>
                <c:pt idx="1">
                  <c:v>0.4</c:v>
                </c:pt>
                <c:pt idx="2">
                  <c:v>0.04</c:v>
                </c:pt>
                <c:pt idx="3">
                  <c:v>0.04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EE-4736-B591-FFEDD3596C52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Февраль 2015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Лист1!$B$1:$F$1</c:f>
              <c:strCache>
                <c:ptCount val="5"/>
                <c:pt idx="0">
                  <c:v>Google/Android</c:v>
                </c:pt>
                <c:pt idx="1">
                  <c:v>Apple/iOS</c:v>
                </c:pt>
                <c:pt idx="2">
                  <c:v>Microsoft</c:v>
                </c:pt>
                <c:pt idx="3">
                  <c:v>BlackBerry</c:v>
                </c:pt>
                <c:pt idx="4">
                  <c:v>Symbian</c:v>
                </c:pt>
              </c:strCache>
            </c:strRef>
          </c:cat>
          <c:val>
            <c:numRef>
              <c:f>Лист1!$B$4:$F$4</c:f>
              <c:numCache>
                <c:formatCode>0.00%</c:formatCode>
                <c:ptCount val="5"/>
                <c:pt idx="0">
                  <c:v>0.54</c:v>
                </c:pt>
                <c:pt idx="1">
                  <c:v>0.41</c:v>
                </c:pt>
                <c:pt idx="2">
                  <c:v>4.1000000000000002E-2</c:v>
                </c:pt>
                <c:pt idx="3">
                  <c:v>0.02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EE-4736-B591-FFEDD3596C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9697024"/>
        <c:axId val="399697416"/>
      </c:barChart>
      <c:catAx>
        <c:axId val="399697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9697416"/>
        <c:crosses val="autoZero"/>
        <c:auto val="1"/>
        <c:lblAlgn val="ctr"/>
        <c:lblOffset val="100"/>
        <c:noMultiLvlLbl val="0"/>
      </c:catAx>
      <c:valAx>
        <c:axId val="399697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9697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Дата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Лист1!$A$2:$A$12</c:f>
              <c:strCache>
                <c:ptCount val="9"/>
                <c:pt idx="1">
                  <c:v>Обоснование</c:v>
                </c:pt>
                <c:pt idx="2">
                  <c:v>Представление результатов этапа обоснования проекта</c:v>
                </c:pt>
                <c:pt idx="3">
                  <c:v>Организационное собрание</c:v>
                </c:pt>
                <c:pt idx="4">
                  <c:v>Составление ТЗ и модель разработки</c:v>
                </c:pt>
                <c:pt idx="5">
                  <c:v>Расчет экономической части и программная реализация</c:v>
                </c:pt>
                <c:pt idx="6">
                  <c:v>Тестирование и демонстрация работающего проекта</c:v>
                </c:pt>
                <c:pt idx="7">
                  <c:v>Составление пояснительной записи</c:v>
                </c:pt>
                <c:pt idx="8">
                  <c:v>Презентация проекта</c:v>
                </c:pt>
              </c:strCache>
            </c:strRef>
          </c:cat>
          <c:val>
            <c:numRef>
              <c:f>Лист1!$B$2:$B$12</c:f>
              <c:numCache>
                <c:formatCode>m/d/yyyy</c:formatCode>
                <c:ptCount val="9"/>
                <c:pt idx="1">
                  <c:v>42268</c:v>
                </c:pt>
                <c:pt idx="2">
                  <c:v>42352</c:v>
                </c:pt>
                <c:pt idx="3">
                  <c:v>42401</c:v>
                </c:pt>
                <c:pt idx="4">
                  <c:v>42402</c:v>
                </c:pt>
                <c:pt idx="5">
                  <c:v>42463</c:v>
                </c:pt>
                <c:pt idx="6">
                  <c:v>42499</c:v>
                </c:pt>
                <c:pt idx="7">
                  <c:v>42506</c:v>
                </c:pt>
                <c:pt idx="8">
                  <c:v>42527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5F-46F7-ADA6-CAA1AE5D560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Продолжительность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Лист1!$A$2:$A$12</c:f>
              <c:strCache>
                <c:ptCount val="9"/>
                <c:pt idx="1">
                  <c:v>Обоснование</c:v>
                </c:pt>
                <c:pt idx="2">
                  <c:v>Представление результатов этапа обоснования проекта</c:v>
                </c:pt>
                <c:pt idx="3">
                  <c:v>Организационное собрание</c:v>
                </c:pt>
                <c:pt idx="4">
                  <c:v>Составление ТЗ и модель разработки</c:v>
                </c:pt>
                <c:pt idx="5">
                  <c:v>Расчет экономической части и программная реализация</c:v>
                </c:pt>
                <c:pt idx="6">
                  <c:v>Тестирование и демонстрация работающего проекта</c:v>
                </c:pt>
                <c:pt idx="7">
                  <c:v>Составление пояснительной записи</c:v>
                </c:pt>
                <c:pt idx="8">
                  <c:v>Презентация проекта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9"/>
                <c:pt idx="1">
                  <c:v>83</c:v>
                </c:pt>
                <c:pt idx="2">
                  <c:v>7</c:v>
                </c:pt>
                <c:pt idx="3">
                  <c:v>1</c:v>
                </c:pt>
                <c:pt idx="4">
                  <c:v>58</c:v>
                </c:pt>
                <c:pt idx="5">
                  <c:v>35</c:v>
                </c:pt>
                <c:pt idx="6">
                  <c:v>6</c:v>
                </c:pt>
                <c:pt idx="7">
                  <c:v>20</c:v>
                </c:pt>
                <c:pt idx="8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25F-46F7-ADA6-CAA1AE5D56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0"/>
        <c:overlap val="100"/>
        <c:axId val="90569728"/>
        <c:axId val="92214016"/>
      </c:barChart>
      <c:catAx>
        <c:axId val="90569728"/>
        <c:scaling>
          <c:orientation val="maxMin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214016"/>
        <c:crosses val="autoZero"/>
        <c:auto val="1"/>
        <c:lblAlgn val="ctr"/>
        <c:lblOffset val="100"/>
        <c:noMultiLvlLbl val="0"/>
      </c:catAx>
      <c:valAx>
        <c:axId val="92214016"/>
        <c:scaling>
          <c:orientation val="minMax"/>
          <c:max val="42538"/>
          <c:min val="42267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569728"/>
        <c:crosses val="max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u-RU">
                <a:solidFill>
                  <a:schemeClr val="bg1">
                    <a:lumMod val="50000"/>
                  </a:schemeClr>
                </a:solidFill>
                <a:latin typeface="+mn-lt"/>
              </a:rPr>
              <a:t>Доля в общей сумме затрат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Лист1!$C$11</c:f>
              <c:strCache>
                <c:ptCount val="1"/>
                <c:pt idx="0">
                  <c:v>Доля, %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792-44A5-9F5F-CF32C284E1B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792-44A5-9F5F-CF32C284E1B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792-44A5-9F5F-CF32C284E1B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792-44A5-9F5F-CF32C284E1BD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3792-44A5-9F5F-CF32C284E1B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Лист1!$A$12:$A$16</c:f>
              <c:strCache>
                <c:ptCount val="5"/>
                <c:pt idx="0">
                  <c:v>Оборотные средства</c:v>
                </c:pt>
                <c:pt idx="1">
                  <c:v>Основные фонды</c:v>
                </c:pt>
                <c:pt idx="2">
                  <c:v>Фонд оплаты труда</c:v>
                </c:pt>
                <c:pt idx="3">
                  <c:v>Взносы во внебюджетные фонды</c:v>
                </c:pt>
                <c:pt idx="4">
                  <c:v>Непредвиденные расходы</c:v>
                </c:pt>
              </c:strCache>
            </c:strRef>
          </c:cat>
          <c:val>
            <c:numRef>
              <c:f>Лист1!$C$12:$C$16</c:f>
              <c:numCache>
                <c:formatCode>0.0%</c:formatCode>
                <c:ptCount val="5"/>
                <c:pt idx="0">
                  <c:v>0.20781257206106166</c:v>
                </c:pt>
                <c:pt idx="1">
                  <c:v>4.5323525342434168E-2</c:v>
                </c:pt>
                <c:pt idx="2">
                  <c:v>0.53495826223308585</c:v>
                </c:pt>
                <c:pt idx="3">
                  <c:v>0.16048286676197943</c:v>
                </c:pt>
                <c:pt idx="4">
                  <c:v>5.3498132177281742E-2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3792-44A5-9F5F-CF32C284E1BD}"/>
            </c:ext>
          </c:extLst>
        </c:ser>
        <c:ser>
          <c:idx val="1"/>
          <c:order val="1"/>
          <c:tx>
            <c:strRef>
              <c:f>Лист1!$C$11</c:f>
              <c:strCache>
                <c:ptCount val="1"/>
                <c:pt idx="0">
                  <c:v>Доля, %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C-3792-44A5-9F5F-CF32C284E1B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E-3792-44A5-9F5F-CF32C284E1B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0-3792-44A5-9F5F-CF32C284E1B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2-3792-44A5-9F5F-CF32C284E1BD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4-3792-44A5-9F5F-CF32C284E1BD}"/>
              </c:ext>
            </c:extLst>
          </c:dPt>
          <c:cat>
            <c:strRef>
              <c:f>Лист1!$A$12:$A$16</c:f>
              <c:strCache>
                <c:ptCount val="5"/>
                <c:pt idx="0">
                  <c:v>Оборотные средства</c:v>
                </c:pt>
                <c:pt idx="1">
                  <c:v>Основные фонды</c:v>
                </c:pt>
                <c:pt idx="2">
                  <c:v>Фонд оплаты труда</c:v>
                </c:pt>
                <c:pt idx="3">
                  <c:v>Взносы во внебюджетные фонды</c:v>
                </c:pt>
                <c:pt idx="4">
                  <c:v>Непредвиденные расходы</c:v>
                </c:pt>
              </c:strCache>
            </c:strRef>
          </c:cat>
          <c:val>
            <c:numRef>
              <c:f>Лист1!$C$12:$C$16</c:f>
              <c:numCache>
                <c:formatCode>0.0%</c:formatCode>
                <c:ptCount val="5"/>
                <c:pt idx="0">
                  <c:v>0.20781257206106166</c:v>
                </c:pt>
                <c:pt idx="1">
                  <c:v>4.5323525342434168E-2</c:v>
                </c:pt>
                <c:pt idx="2">
                  <c:v>0.53495826223308585</c:v>
                </c:pt>
                <c:pt idx="3">
                  <c:v>0.16048286676197943</c:v>
                </c:pt>
                <c:pt idx="4">
                  <c:v>5.3498132177281742E-2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3792-44A5-9F5F-CF32C284E1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libri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mbria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tint val="100000"/>
              <a:shade val="100000"/>
              <a:satMod val="130000"/>
            </a:schemeClr>
          </a:gs>
          <a:gs pos="100000">
            <a:schemeClr val="phClr">
              <a:tint val="50000"/>
              <a:shade val="100000"/>
              <a:satMod val="350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libri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mbria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tint val="100000"/>
              <a:shade val="100000"/>
              <a:satMod val="130000"/>
            </a:schemeClr>
          </a:gs>
          <a:gs pos="100000">
            <a:schemeClr val="phClr">
              <a:tint val="50000"/>
              <a:shade val="100000"/>
              <a:satMod val="350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3FD57E-4A7A-4DFE-BD39-2128B2D50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79</Pages>
  <Words>8770</Words>
  <Characters>49991</Characters>
  <Application>Microsoft Office Word</Application>
  <DocSecurity>0</DocSecurity>
  <Lines>416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58644</CharactersWithSpaces>
  <SharedDoc>false</SharedDoc>
  <HLinks>
    <vt:vector size="168" baseType="variant">
      <vt:variant>
        <vt:i4>4718661</vt:i4>
      </vt:variant>
      <vt:variant>
        <vt:i4>138</vt:i4>
      </vt:variant>
      <vt:variant>
        <vt:i4>0</vt:i4>
      </vt:variant>
      <vt:variant>
        <vt:i4>5</vt:i4>
      </vt:variant>
      <vt:variant>
        <vt:lpwstr>http://code-igniter.ru/forum/</vt:lpwstr>
      </vt:variant>
      <vt:variant>
        <vt:lpwstr/>
      </vt:variant>
      <vt:variant>
        <vt:i4>3211376</vt:i4>
      </vt:variant>
      <vt:variant>
        <vt:i4>135</vt:i4>
      </vt:variant>
      <vt:variant>
        <vt:i4>0</vt:i4>
      </vt:variant>
      <vt:variant>
        <vt:i4>5</vt:i4>
      </vt:variant>
      <vt:variant>
        <vt:lpwstr>http://code-igniter.ru/</vt:lpwstr>
      </vt:variant>
      <vt:variant>
        <vt:lpwstr/>
      </vt:variant>
      <vt:variant>
        <vt:i4>4718661</vt:i4>
      </vt:variant>
      <vt:variant>
        <vt:i4>132</vt:i4>
      </vt:variant>
      <vt:variant>
        <vt:i4>0</vt:i4>
      </vt:variant>
      <vt:variant>
        <vt:i4>5</vt:i4>
      </vt:variant>
      <vt:variant>
        <vt:lpwstr>http://code-igniter.ru/forum/</vt:lpwstr>
      </vt:variant>
      <vt:variant>
        <vt:lpwstr/>
      </vt:variant>
      <vt:variant>
        <vt:i4>3211376</vt:i4>
      </vt:variant>
      <vt:variant>
        <vt:i4>129</vt:i4>
      </vt:variant>
      <vt:variant>
        <vt:i4>0</vt:i4>
      </vt:variant>
      <vt:variant>
        <vt:i4>5</vt:i4>
      </vt:variant>
      <vt:variant>
        <vt:lpwstr>http://code-igniter.ru/</vt:lpwstr>
      </vt:variant>
      <vt:variant>
        <vt:lpwstr/>
      </vt:variant>
      <vt:variant>
        <vt:i4>262217</vt:i4>
      </vt:variant>
      <vt:variant>
        <vt:i4>126</vt:i4>
      </vt:variant>
      <vt:variant>
        <vt:i4>0</vt:i4>
      </vt:variant>
      <vt:variant>
        <vt:i4>5</vt:i4>
      </vt:variant>
      <vt:variant>
        <vt:lpwstr>http://zendframework.ru/</vt:lpwstr>
      </vt:variant>
      <vt:variant>
        <vt:lpwstr/>
      </vt:variant>
      <vt:variant>
        <vt:i4>5177352</vt:i4>
      </vt:variant>
      <vt:variant>
        <vt:i4>123</vt:i4>
      </vt:variant>
      <vt:variant>
        <vt:i4>0</vt:i4>
      </vt:variant>
      <vt:variant>
        <vt:i4>5</vt:i4>
      </vt:variant>
      <vt:variant>
        <vt:lpwstr>http://yiiframework.com/</vt:lpwstr>
      </vt:variant>
      <vt:variant>
        <vt:lpwstr/>
      </vt:variant>
      <vt:variant>
        <vt:i4>2293814</vt:i4>
      </vt:variant>
      <vt:variant>
        <vt:i4>120</vt:i4>
      </vt:variant>
      <vt:variant>
        <vt:i4>0</vt:i4>
      </vt:variant>
      <vt:variant>
        <vt:i4>5</vt:i4>
      </vt:variant>
      <vt:variant>
        <vt:lpwstr>http://www.symfony-project.com/</vt:lpwstr>
      </vt:variant>
      <vt:variant>
        <vt:lpwstr/>
      </vt:variant>
      <vt:variant>
        <vt:i4>4718614</vt:i4>
      </vt:variant>
      <vt:variant>
        <vt:i4>117</vt:i4>
      </vt:variant>
      <vt:variant>
        <vt:i4>0</vt:i4>
      </vt:variant>
      <vt:variant>
        <vt:i4>5</vt:i4>
      </vt:variant>
      <vt:variant>
        <vt:lpwstr>http://www.kohanaphp.com/</vt:lpwstr>
      </vt:variant>
      <vt:variant>
        <vt:lpwstr/>
      </vt:variant>
      <vt:variant>
        <vt:i4>2293801</vt:i4>
      </vt:variant>
      <vt:variant>
        <vt:i4>114</vt:i4>
      </vt:variant>
      <vt:variant>
        <vt:i4>0</vt:i4>
      </vt:variant>
      <vt:variant>
        <vt:i4>5</vt:i4>
      </vt:variant>
      <vt:variant>
        <vt:lpwstr>http://codeigniter.com/</vt:lpwstr>
      </vt:variant>
      <vt:variant>
        <vt:lpwstr/>
      </vt:variant>
      <vt:variant>
        <vt:i4>2818144</vt:i4>
      </vt:variant>
      <vt:variant>
        <vt:i4>111</vt:i4>
      </vt:variant>
      <vt:variant>
        <vt:i4>0</vt:i4>
      </vt:variant>
      <vt:variant>
        <vt:i4>5</vt:i4>
      </vt:variant>
      <vt:variant>
        <vt:lpwstr>http://www.cakephp.org/</vt:lpwstr>
      </vt:variant>
      <vt:variant>
        <vt:lpwstr/>
      </vt:variant>
      <vt:variant>
        <vt:i4>3604530</vt:i4>
      </vt:variant>
      <vt:variant>
        <vt:i4>108</vt:i4>
      </vt:variant>
      <vt:variant>
        <vt:i4>0</vt:i4>
      </vt:variant>
      <vt:variant>
        <vt:i4>5</vt:i4>
      </vt:variant>
      <vt:variant>
        <vt:lpwstr>http://framework.zend.com/</vt:lpwstr>
      </vt:variant>
      <vt:variant>
        <vt:lpwstr/>
      </vt:variant>
      <vt:variant>
        <vt:i4>5570564</vt:i4>
      </vt:variant>
      <vt:variant>
        <vt:i4>98</vt:i4>
      </vt:variant>
      <vt:variant>
        <vt:i4>0</vt:i4>
      </vt:variant>
      <vt:variant>
        <vt:i4>5</vt:i4>
      </vt:variant>
      <vt:variant>
        <vt:lpwstr>F:\Диплом\433 Петров АА  - ППС и ТЗ (итог+оформление) v.2.doc</vt:lpwstr>
      </vt:variant>
      <vt:variant>
        <vt:lpwstr>_Toc414881414</vt:lpwstr>
      </vt:variant>
      <vt:variant>
        <vt:i4>5570564</vt:i4>
      </vt:variant>
      <vt:variant>
        <vt:i4>92</vt:i4>
      </vt:variant>
      <vt:variant>
        <vt:i4>0</vt:i4>
      </vt:variant>
      <vt:variant>
        <vt:i4>5</vt:i4>
      </vt:variant>
      <vt:variant>
        <vt:lpwstr>F:\Диплом\433 Петров АА  - ППС и ТЗ (итог+оформление) v.2.doc</vt:lpwstr>
      </vt:variant>
      <vt:variant>
        <vt:lpwstr>_Toc414881412</vt:lpwstr>
      </vt:variant>
      <vt:variant>
        <vt:i4>1966140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_Toc414881411</vt:lpwstr>
      </vt:variant>
      <vt:variant>
        <vt:i4>1966140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_Toc414881410</vt:lpwstr>
      </vt:variant>
      <vt:variant>
        <vt:i4>2031676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_Toc414881409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_Toc414881408</vt:lpwstr>
      </vt:variant>
      <vt:variant>
        <vt:i4>2031676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_Toc414881407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_Toc414881406</vt:lpwstr>
      </vt:variant>
      <vt:variant>
        <vt:i4>2031676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_Toc414881405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_Toc414881404</vt:lpwstr>
      </vt:variant>
      <vt:variant>
        <vt:i4>2031676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_Toc414881403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_Toc414881402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_Toc414881401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_Toc414881400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_Toc414881399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_Toc414881398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_Toc414881397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 SHOOMKA</dc:creator>
  <cp:keywords/>
  <dc:description/>
  <cp:lastModifiedBy>SANYA SHOOMKA</cp:lastModifiedBy>
  <cp:revision>3</cp:revision>
  <cp:lastPrinted>2016-04-03T21:20:00Z</cp:lastPrinted>
  <dcterms:created xsi:type="dcterms:W3CDTF">2016-06-09T12:27:00Z</dcterms:created>
  <dcterms:modified xsi:type="dcterms:W3CDTF">2016-06-11T15:51:00Z</dcterms:modified>
</cp:coreProperties>
</file>